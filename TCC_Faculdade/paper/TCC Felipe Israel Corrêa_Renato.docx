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0D0DBF" w14:textId="77777777" w:rsidR="00E26083" w:rsidRDefault="00F46FC8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Faculdade de Ciência e Tecnologia de Montes Claros</w:t>
      </w:r>
    </w:p>
    <w:p w14:paraId="0ED51B00" w14:textId="77777777" w:rsidR="00E26083" w:rsidRDefault="00E26083">
      <w:pPr>
        <w:spacing w:line="240" w:lineRule="auto"/>
        <w:jc w:val="center"/>
        <w:rPr>
          <w:sz w:val="28"/>
          <w:szCs w:val="28"/>
        </w:rPr>
      </w:pPr>
    </w:p>
    <w:p w14:paraId="207994D6" w14:textId="77777777" w:rsidR="00E26083" w:rsidRDefault="00E26083">
      <w:pPr>
        <w:spacing w:line="240" w:lineRule="auto"/>
        <w:jc w:val="center"/>
        <w:rPr>
          <w:sz w:val="28"/>
          <w:szCs w:val="28"/>
        </w:rPr>
      </w:pPr>
    </w:p>
    <w:p w14:paraId="734F944E" w14:textId="77777777" w:rsidR="00E26083" w:rsidRDefault="00E26083">
      <w:pPr>
        <w:spacing w:line="240" w:lineRule="auto"/>
        <w:jc w:val="center"/>
        <w:rPr>
          <w:sz w:val="28"/>
          <w:szCs w:val="28"/>
        </w:rPr>
      </w:pPr>
    </w:p>
    <w:p w14:paraId="4EF967E0" w14:textId="77777777" w:rsidR="00E26083" w:rsidRDefault="00E26083">
      <w:pPr>
        <w:spacing w:line="240" w:lineRule="auto"/>
        <w:jc w:val="center"/>
        <w:rPr>
          <w:sz w:val="28"/>
          <w:szCs w:val="28"/>
        </w:rPr>
      </w:pPr>
    </w:p>
    <w:p w14:paraId="5112D9CF" w14:textId="77777777" w:rsidR="00E26083" w:rsidRDefault="00E26083">
      <w:pPr>
        <w:spacing w:line="240" w:lineRule="auto"/>
        <w:jc w:val="center"/>
        <w:rPr>
          <w:sz w:val="28"/>
          <w:szCs w:val="28"/>
        </w:rPr>
      </w:pPr>
    </w:p>
    <w:p w14:paraId="5B3AC771" w14:textId="77777777" w:rsidR="00E26083" w:rsidRDefault="00F46FC8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Felipe Israel Corrêa</w:t>
      </w:r>
    </w:p>
    <w:p w14:paraId="790233CE" w14:textId="77777777" w:rsidR="00E26083" w:rsidRDefault="00E26083">
      <w:pPr>
        <w:spacing w:line="240" w:lineRule="auto"/>
        <w:jc w:val="center"/>
        <w:rPr>
          <w:b/>
          <w:sz w:val="28"/>
          <w:szCs w:val="28"/>
        </w:rPr>
      </w:pPr>
    </w:p>
    <w:p w14:paraId="648A6C68" w14:textId="77777777" w:rsidR="00E26083" w:rsidRDefault="00E26083">
      <w:pPr>
        <w:spacing w:line="240" w:lineRule="auto"/>
        <w:jc w:val="center"/>
        <w:rPr>
          <w:b/>
          <w:sz w:val="28"/>
          <w:szCs w:val="28"/>
        </w:rPr>
      </w:pPr>
    </w:p>
    <w:p w14:paraId="2D6DB450" w14:textId="77777777" w:rsidR="00E26083" w:rsidRDefault="00E26083">
      <w:pPr>
        <w:spacing w:line="240" w:lineRule="auto"/>
        <w:jc w:val="center"/>
        <w:rPr>
          <w:b/>
          <w:sz w:val="28"/>
          <w:szCs w:val="28"/>
        </w:rPr>
      </w:pPr>
    </w:p>
    <w:p w14:paraId="64AB356E" w14:textId="77777777" w:rsidR="00E26083" w:rsidRDefault="00E26083">
      <w:pPr>
        <w:spacing w:line="240" w:lineRule="auto"/>
        <w:jc w:val="center"/>
        <w:rPr>
          <w:b/>
          <w:sz w:val="28"/>
          <w:szCs w:val="28"/>
        </w:rPr>
      </w:pPr>
    </w:p>
    <w:p w14:paraId="172DAB09" w14:textId="77777777" w:rsidR="00E26083" w:rsidRDefault="00E26083">
      <w:pPr>
        <w:spacing w:line="240" w:lineRule="auto"/>
        <w:jc w:val="center"/>
        <w:rPr>
          <w:b/>
          <w:sz w:val="28"/>
          <w:szCs w:val="28"/>
        </w:rPr>
      </w:pPr>
    </w:p>
    <w:p w14:paraId="4E07253A" w14:textId="77777777" w:rsidR="00E26083" w:rsidRDefault="00E26083">
      <w:pPr>
        <w:spacing w:line="240" w:lineRule="auto"/>
        <w:jc w:val="center"/>
        <w:rPr>
          <w:b/>
          <w:sz w:val="28"/>
          <w:szCs w:val="28"/>
        </w:rPr>
      </w:pPr>
    </w:p>
    <w:p w14:paraId="032BFB50" w14:textId="77777777" w:rsidR="00E26083" w:rsidRDefault="00E26083">
      <w:pPr>
        <w:spacing w:line="240" w:lineRule="auto"/>
        <w:jc w:val="center"/>
        <w:rPr>
          <w:b/>
          <w:sz w:val="28"/>
          <w:szCs w:val="28"/>
        </w:rPr>
      </w:pPr>
    </w:p>
    <w:p w14:paraId="4954EC5A" w14:textId="77777777" w:rsidR="00E26083" w:rsidRDefault="00E26083">
      <w:pPr>
        <w:jc w:val="center"/>
        <w:rPr>
          <w:b/>
          <w:sz w:val="28"/>
          <w:szCs w:val="28"/>
        </w:rPr>
      </w:pPr>
    </w:p>
    <w:p w14:paraId="59FC0CB1" w14:textId="77777777" w:rsidR="00E26083" w:rsidRDefault="00F46FC8">
      <w:pPr>
        <w:suppressAutoHyphens/>
        <w:jc w:val="center"/>
        <w:rPr>
          <w:b/>
          <w:sz w:val="32"/>
          <w:szCs w:val="32"/>
        </w:rPr>
        <w:pPrChange w:id="0" w:author="Renato Dourado Maia" w:date="2018-05-19T20:05:00Z">
          <w:pPr>
            <w:jc w:val="center"/>
          </w:pPr>
        </w:pPrChange>
      </w:pPr>
      <w:r>
        <w:rPr>
          <w:b/>
          <w:sz w:val="32"/>
          <w:szCs w:val="32"/>
        </w:rPr>
        <w:t>SISTEMA AGREGADOR PARA ANÁLISE DE CARACTERÍSTICAS DE IMÓVEIS COM RASTREAMENTO WEB E APRENDIZADO DE MÁQUINA</w:t>
      </w:r>
    </w:p>
    <w:p w14:paraId="357FC488" w14:textId="77777777" w:rsidR="00E26083" w:rsidRDefault="00E26083">
      <w:pPr>
        <w:spacing w:line="240" w:lineRule="auto"/>
        <w:jc w:val="center"/>
        <w:rPr>
          <w:b/>
          <w:sz w:val="28"/>
          <w:szCs w:val="28"/>
        </w:rPr>
      </w:pPr>
    </w:p>
    <w:p w14:paraId="01A37445" w14:textId="77777777" w:rsidR="00E26083" w:rsidRDefault="00E26083">
      <w:pPr>
        <w:spacing w:line="240" w:lineRule="auto"/>
        <w:jc w:val="center"/>
        <w:rPr>
          <w:b/>
          <w:sz w:val="28"/>
          <w:szCs w:val="28"/>
        </w:rPr>
      </w:pPr>
    </w:p>
    <w:p w14:paraId="76B02CE4" w14:textId="77777777" w:rsidR="00E26083" w:rsidRDefault="00E26083">
      <w:pPr>
        <w:spacing w:line="240" w:lineRule="auto"/>
        <w:jc w:val="center"/>
        <w:rPr>
          <w:b/>
          <w:sz w:val="28"/>
          <w:szCs w:val="28"/>
        </w:rPr>
      </w:pPr>
    </w:p>
    <w:p w14:paraId="5FB71F03" w14:textId="77777777" w:rsidR="00E26083" w:rsidRDefault="00E26083">
      <w:pPr>
        <w:spacing w:line="240" w:lineRule="auto"/>
        <w:jc w:val="center"/>
        <w:rPr>
          <w:b/>
          <w:sz w:val="28"/>
          <w:szCs w:val="28"/>
        </w:rPr>
      </w:pPr>
    </w:p>
    <w:p w14:paraId="0F2DA8F5" w14:textId="77777777" w:rsidR="00E26083" w:rsidRDefault="00E26083">
      <w:pPr>
        <w:spacing w:line="240" w:lineRule="auto"/>
        <w:jc w:val="center"/>
        <w:rPr>
          <w:b/>
          <w:sz w:val="28"/>
          <w:szCs w:val="28"/>
        </w:rPr>
      </w:pPr>
    </w:p>
    <w:p w14:paraId="65B783F0" w14:textId="77777777" w:rsidR="00E26083" w:rsidRDefault="00E26083">
      <w:pPr>
        <w:spacing w:line="240" w:lineRule="auto"/>
        <w:jc w:val="center"/>
        <w:rPr>
          <w:b/>
          <w:sz w:val="28"/>
          <w:szCs w:val="28"/>
        </w:rPr>
      </w:pPr>
    </w:p>
    <w:p w14:paraId="4C4D6C39" w14:textId="77777777" w:rsidR="00E26083" w:rsidRDefault="00E26083">
      <w:pPr>
        <w:spacing w:line="240" w:lineRule="auto"/>
        <w:jc w:val="center"/>
        <w:rPr>
          <w:b/>
          <w:sz w:val="28"/>
          <w:szCs w:val="28"/>
        </w:rPr>
      </w:pPr>
    </w:p>
    <w:p w14:paraId="513D9EF9" w14:textId="77777777" w:rsidR="00E26083" w:rsidRDefault="00E26083"/>
    <w:p w14:paraId="44088F3F" w14:textId="77777777" w:rsidR="00E26083" w:rsidRDefault="00E26083"/>
    <w:p w14:paraId="176C4718" w14:textId="77777777" w:rsidR="00E26083" w:rsidRDefault="00E26083"/>
    <w:p w14:paraId="2FF02A14" w14:textId="77777777" w:rsidR="00E26083" w:rsidRDefault="00E26083"/>
    <w:p w14:paraId="2B8B0A3F" w14:textId="77777777" w:rsidR="00E26083" w:rsidRDefault="00E26083"/>
    <w:p w14:paraId="1014E995" w14:textId="77777777" w:rsidR="00E26083" w:rsidRDefault="00E26083"/>
    <w:p w14:paraId="0D51B2AD" w14:textId="77777777" w:rsidR="00E26083" w:rsidRDefault="00E26083"/>
    <w:p w14:paraId="12405D82" w14:textId="77777777" w:rsidR="00E26083" w:rsidRDefault="00E26083"/>
    <w:p w14:paraId="4A5002B7" w14:textId="77777777" w:rsidR="00E26083" w:rsidRDefault="00E26083"/>
    <w:p w14:paraId="7A85130C" w14:textId="77777777" w:rsidR="00E26083" w:rsidRDefault="00E26083"/>
    <w:p w14:paraId="5E38BB21" w14:textId="77777777" w:rsidR="00E26083" w:rsidRDefault="00E26083"/>
    <w:p w14:paraId="416FBFEC" w14:textId="77777777" w:rsidR="00E26083" w:rsidRDefault="00E26083"/>
    <w:p w14:paraId="77229FE4" w14:textId="77777777" w:rsidR="00E26083" w:rsidRDefault="00E26083"/>
    <w:p w14:paraId="065CE1E5" w14:textId="77777777" w:rsidR="00E26083" w:rsidRDefault="00E26083"/>
    <w:p w14:paraId="3452CF9B" w14:textId="77777777" w:rsidR="00E26083" w:rsidRDefault="00E26083"/>
    <w:p w14:paraId="67F336BC" w14:textId="77777777" w:rsidR="00E26083" w:rsidRDefault="00F46FC8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Montes Claros- MG</w:t>
      </w:r>
    </w:p>
    <w:p w14:paraId="7887CACC" w14:textId="77777777" w:rsidR="00E26083" w:rsidRDefault="00F46FC8">
      <w:pPr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</w:p>
    <w:p w14:paraId="0C7BE1A8" w14:textId="77777777" w:rsidR="00E26083" w:rsidRDefault="00F46FC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Felipe Israel Corrêa</w:t>
      </w:r>
    </w:p>
    <w:p w14:paraId="078CB317" w14:textId="77777777" w:rsidR="00E26083" w:rsidRDefault="00E26083">
      <w:pPr>
        <w:jc w:val="center"/>
        <w:rPr>
          <w:b/>
          <w:sz w:val="28"/>
          <w:szCs w:val="28"/>
        </w:rPr>
      </w:pPr>
    </w:p>
    <w:p w14:paraId="3BBF30A7" w14:textId="77777777" w:rsidR="00E26083" w:rsidRDefault="00E26083">
      <w:pPr>
        <w:jc w:val="center"/>
        <w:rPr>
          <w:b/>
          <w:sz w:val="28"/>
          <w:szCs w:val="28"/>
        </w:rPr>
      </w:pPr>
    </w:p>
    <w:p w14:paraId="30BA5275" w14:textId="77777777" w:rsidR="00E26083" w:rsidRDefault="00E26083">
      <w:pPr>
        <w:jc w:val="center"/>
        <w:rPr>
          <w:b/>
          <w:sz w:val="28"/>
          <w:szCs w:val="28"/>
        </w:rPr>
      </w:pPr>
    </w:p>
    <w:p w14:paraId="76FA1988" w14:textId="77777777" w:rsidR="00E26083" w:rsidRDefault="00E26083">
      <w:pPr>
        <w:jc w:val="center"/>
        <w:rPr>
          <w:b/>
          <w:sz w:val="28"/>
          <w:szCs w:val="28"/>
        </w:rPr>
      </w:pPr>
    </w:p>
    <w:p w14:paraId="73B27E19" w14:textId="77777777" w:rsidR="00E26083" w:rsidRDefault="00E26083">
      <w:pPr>
        <w:jc w:val="center"/>
        <w:rPr>
          <w:b/>
          <w:sz w:val="28"/>
          <w:szCs w:val="28"/>
        </w:rPr>
      </w:pPr>
    </w:p>
    <w:p w14:paraId="219C837D" w14:textId="77777777" w:rsidR="00E26083" w:rsidRDefault="00E26083">
      <w:pPr>
        <w:jc w:val="center"/>
        <w:rPr>
          <w:b/>
          <w:sz w:val="28"/>
          <w:szCs w:val="28"/>
        </w:rPr>
      </w:pPr>
    </w:p>
    <w:p w14:paraId="0C6D1660" w14:textId="77777777" w:rsidR="00E26083" w:rsidRDefault="00E26083">
      <w:pPr>
        <w:suppressAutoHyphens/>
        <w:jc w:val="center"/>
        <w:rPr>
          <w:b/>
          <w:sz w:val="28"/>
          <w:szCs w:val="28"/>
        </w:rPr>
        <w:pPrChange w:id="1" w:author="Renato Dourado Maia" w:date="2018-05-19T20:05:00Z">
          <w:pPr>
            <w:jc w:val="center"/>
          </w:pPr>
        </w:pPrChange>
      </w:pPr>
    </w:p>
    <w:p w14:paraId="50000AAF" w14:textId="77777777" w:rsidR="00E26083" w:rsidRDefault="00F46FC8">
      <w:pPr>
        <w:suppressAutoHyphens/>
        <w:jc w:val="center"/>
        <w:rPr>
          <w:b/>
          <w:sz w:val="28"/>
          <w:szCs w:val="28"/>
        </w:rPr>
        <w:pPrChange w:id="2" w:author="Renato Dourado Maia" w:date="2018-05-19T20:05:00Z">
          <w:pPr>
            <w:jc w:val="center"/>
          </w:pPr>
        </w:pPrChange>
      </w:pPr>
      <w:r>
        <w:rPr>
          <w:b/>
          <w:sz w:val="28"/>
          <w:szCs w:val="28"/>
        </w:rPr>
        <w:t>SISTEMA AGREGADOR PARA ANÁLISE DE CARACTERÍSTICAS DE IMÓVEIS COM RASTREAMENTO WEB E APRENDIZADO DE MÁQUINA</w:t>
      </w:r>
    </w:p>
    <w:p w14:paraId="2CA6C30D" w14:textId="77777777" w:rsidR="00E26083" w:rsidRDefault="00E26083">
      <w:pPr>
        <w:jc w:val="center"/>
      </w:pPr>
    </w:p>
    <w:p w14:paraId="14959DA5" w14:textId="77777777" w:rsidR="00E26083" w:rsidRDefault="00E26083"/>
    <w:p w14:paraId="4ACD8733" w14:textId="77777777" w:rsidR="00E26083" w:rsidRDefault="00E26083"/>
    <w:p w14:paraId="49C89B93" w14:textId="77777777" w:rsidR="00E26083" w:rsidRDefault="00E26083"/>
    <w:p w14:paraId="30052D65" w14:textId="77777777" w:rsidR="00E26083" w:rsidRDefault="00E26083"/>
    <w:p w14:paraId="51AB511C" w14:textId="77777777" w:rsidR="00E26083" w:rsidRDefault="00E26083"/>
    <w:p w14:paraId="34537BB6" w14:textId="77777777" w:rsidR="00E26083" w:rsidRDefault="00E26083"/>
    <w:p w14:paraId="01BDB51C" w14:textId="77777777" w:rsidR="00E26083" w:rsidRDefault="00E26083"/>
    <w:p w14:paraId="65D9AB4B" w14:textId="77777777" w:rsidR="00E26083" w:rsidRDefault="00E26083"/>
    <w:p w14:paraId="6A8D37F5" w14:textId="77777777" w:rsidR="00E26083" w:rsidRDefault="00E26083"/>
    <w:p w14:paraId="46A8AF6F" w14:textId="77777777" w:rsidR="00E26083" w:rsidRDefault="00E26083"/>
    <w:p w14:paraId="505F11B6" w14:textId="77777777" w:rsidR="00E26083" w:rsidRDefault="00E26083"/>
    <w:p w14:paraId="6A374B88" w14:textId="77777777" w:rsidR="00E26083" w:rsidRDefault="00E26083"/>
    <w:p w14:paraId="66598722" w14:textId="77777777" w:rsidR="00E26083" w:rsidRDefault="00F46FC8">
      <w:pPr>
        <w:ind w:left="3600"/>
        <w:jc w:val="both"/>
        <w:rPr>
          <w:sz w:val="24"/>
          <w:szCs w:val="24"/>
        </w:rPr>
      </w:pPr>
      <w:r>
        <w:rPr>
          <w:sz w:val="24"/>
          <w:szCs w:val="24"/>
        </w:rPr>
        <w:t>Projeto de graduação apresentado ao Curso de Engenharia da Computação, da Faculdade de Ciência e Tecnologia de Montes Claros, como parte dos requisitos para obtenção do título do Engenheiro da Computação.</w:t>
      </w:r>
    </w:p>
    <w:p w14:paraId="13A1FE51" w14:textId="77777777" w:rsidR="00E26083" w:rsidRDefault="00E26083">
      <w:pPr>
        <w:ind w:left="4320"/>
        <w:jc w:val="both"/>
        <w:rPr>
          <w:sz w:val="24"/>
          <w:szCs w:val="24"/>
        </w:rPr>
      </w:pPr>
    </w:p>
    <w:p w14:paraId="48A63088" w14:textId="77777777" w:rsidR="00E26083" w:rsidRDefault="00F46FC8">
      <w:pPr>
        <w:suppressAutoHyphens/>
        <w:ind w:left="2880" w:firstLine="720"/>
        <w:jc w:val="both"/>
        <w:rPr>
          <w:b/>
          <w:sz w:val="24"/>
          <w:szCs w:val="24"/>
        </w:rPr>
        <w:pPrChange w:id="3" w:author="Renato Dourado Maia" w:date="2018-05-19T20:05:00Z">
          <w:pPr>
            <w:ind w:left="2880" w:firstLine="720"/>
            <w:jc w:val="both"/>
          </w:pPr>
        </w:pPrChange>
      </w:pPr>
      <w:r>
        <w:rPr>
          <w:sz w:val="24"/>
          <w:szCs w:val="24"/>
        </w:rPr>
        <w:t xml:space="preserve">Orientador: </w:t>
      </w:r>
      <w:r>
        <w:rPr>
          <w:b/>
          <w:sz w:val="24"/>
          <w:szCs w:val="24"/>
        </w:rPr>
        <w:t>PROF. DR. RENATO DOURADO MAIA.</w:t>
      </w:r>
    </w:p>
    <w:p w14:paraId="2AA0B9B5" w14:textId="77777777" w:rsidR="00E26083" w:rsidRDefault="00E26083">
      <w:pPr>
        <w:rPr>
          <w:b/>
        </w:rPr>
      </w:pPr>
    </w:p>
    <w:p w14:paraId="73012899" w14:textId="77777777" w:rsidR="00E26083" w:rsidRDefault="00E26083"/>
    <w:p w14:paraId="0E7F593D" w14:textId="77777777" w:rsidR="00E26083" w:rsidRDefault="00E26083"/>
    <w:p w14:paraId="468F431D" w14:textId="77777777" w:rsidR="00E26083" w:rsidRDefault="00E26083"/>
    <w:p w14:paraId="010E9418" w14:textId="77777777" w:rsidR="00E26083" w:rsidRDefault="00E26083"/>
    <w:p w14:paraId="2754070E" w14:textId="77777777" w:rsidR="00E26083" w:rsidRDefault="00E26083"/>
    <w:p w14:paraId="5D9F6F9D" w14:textId="77777777" w:rsidR="00E26083" w:rsidRDefault="00E26083"/>
    <w:p w14:paraId="4889C2F9" w14:textId="77777777" w:rsidR="00E26083" w:rsidRDefault="00E26083">
      <w:pPr>
        <w:rPr>
          <w:sz w:val="24"/>
          <w:szCs w:val="24"/>
        </w:rPr>
      </w:pPr>
    </w:p>
    <w:p w14:paraId="6809A006" w14:textId="77777777" w:rsidR="00E26083" w:rsidRDefault="00E26083">
      <w:pPr>
        <w:rPr>
          <w:sz w:val="24"/>
          <w:szCs w:val="24"/>
        </w:rPr>
      </w:pPr>
    </w:p>
    <w:p w14:paraId="544CF0A7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Montes Claros - MG</w:t>
      </w:r>
    </w:p>
    <w:p w14:paraId="26B914C8" w14:textId="77777777" w:rsidR="00E26083" w:rsidRDefault="00F46FC8">
      <w:pPr>
        <w:jc w:val="center"/>
        <w:rPr>
          <w:sz w:val="24"/>
          <w:szCs w:val="24"/>
        </w:rPr>
      </w:pPr>
      <w:r>
        <w:rPr>
          <w:sz w:val="24"/>
          <w:szCs w:val="24"/>
        </w:rPr>
        <w:t>2018</w:t>
      </w:r>
    </w:p>
    <w:p w14:paraId="255EF587" w14:textId="77777777" w:rsidR="00E26083" w:rsidRDefault="00F46FC8">
      <w:pPr>
        <w:jc w:val="center"/>
        <w:rPr>
          <w:sz w:val="28"/>
          <w:szCs w:val="28"/>
        </w:rPr>
      </w:pPr>
      <w:r>
        <w:rPr>
          <w:sz w:val="28"/>
          <w:szCs w:val="28"/>
        </w:rPr>
        <w:t>FUNDAÇÃO EDUCACIONAL MONTES CLAROS</w:t>
      </w:r>
    </w:p>
    <w:p w14:paraId="46FE10B6" w14:textId="77777777" w:rsidR="00E26083" w:rsidRDefault="00F46FC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Faculdade de Ciência e Tecnologia de Montes Claros</w:t>
      </w:r>
    </w:p>
    <w:p w14:paraId="1BD3F9B3" w14:textId="77777777" w:rsidR="00E26083" w:rsidRDefault="00E26083">
      <w:pPr>
        <w:jc w:val="center"/>
        <w:rPr>
          <w:b/>
          <w:sz w:val="28"/>
          <w:szCs w:val="28"/>
        </w:rPr>
      </w:pPr>
    </w:p>
    <w:p w14:paraId="2E1F0ADD" w14:textId="77777777" w:rsidR="00E26083" w:rsidRDefault="00E26083">
      <w:pPr>
        <w:jc w:val="center"/>
        <w:rPr>
          <w:b/>
          <w:sz w:val="28"/>
          <w:szCs w:val="28"/>
        </w:rPr>
      </w:pPr>
    </w:p>
    <w:p w14:paraId="77F09B05" w14:textId="77777777" w:rsidR="00E26083" w:rsidRDefault="00F46FC8">
      <w:pPr>
        <w:jc w:val="center"/>
        <w:rPr>
          <w:sz w:val="28"/>
          <w:szCs w:val="28"/>
        </w:rPr>
      </w:pPr>
      <w:r>
        <w:rPr>
          <w:sz w:val="28"/>
          <w:szCs w:val="28"/>
        </w:rPr>
        <w:t>Felipe Israel Corrêa</w:t>
      </w:r>
    </w:p>
    <w:p w14:paraId="64780DBE" w14:textId="77777777" w:rsidR="00E26083" w:rsidRDefault="00E26083">
      <w:pPr>
        <w:jc w:val="center"/>
        <w:rPr>
          <w:sz w:val="28"/>
          <w:szCs w:val="28"/>
        </w:rPr>
      </w:pPr>
    </w:p>
    <w:p w14:paraId="6CB426D6" w14:textId="77777777" w:rsidR="00E26083" w:rsidRDefault="00E26083">
      <w:pPr>
        <w:jc w:val="center"/>
        <w:rPr>
          <w:sz w:val="28"/>
          <w:szCs w:val="28"/>
        </w:rPr>
      </w:pPr>
    </w:p>
    <w:p w14:paraId="5642C066" w14:textId="77777777" w:rsidR="00E26083" w:rsidRDefault="00F46FC8">
      <w:pPr>
        <w:suppressAutoHyphens/>
        <w:jc w:val="center"/>
        <w:rPr>
          <w:b/>
          <w:sz w:val="28"/>
          <w:szCs w:val="28"/>
        </w:rPr>
        <w:pPrChange w:id="4" w:author="Renato Dourado Maia" w:date="2018-05-19T20:05:00Z">
          <w:pPr>
            <w:jc w:val="center"/>
          </w:pPr>
        </w:pPrChange>
      </w:pPr>
      <w:r>
        <w:rPr>
          <w:b/>
          <w:sz w:val="28"/>
          <w:szCs w:val="28"/>
        </w:rPr>
        <w:t>SISTEMA AGREGADOR PARA ANÁLISE DE CARACTERÍSTICAS DE IMÓVEIS COM RASTREAMENTO WEB E APRENDIZADO DE MÁQUINA</w:t>
      </w:r>
    </w:p>
    <w:p w14:paraId="59DBEF2E" w14:textId="77777777" w:rsidR="00E26083" w:rsidRDefault="00E26083">
      <w:pPr>
        <w:spacing w:line="360" w:lineRule="auto"/>
        <w:jc w:val="center"/>
        <w:rPr>
          <w:b/>
          <w:sz w:val="28"/>
          <w:szCs w:val="28"/>
        </w:rPr>
      </w:pPr>
    </w:p>
    <w:p w14:paraId="6573A7A7" w14:textId="77777777" w:rsidR="00E26083" w:rsidRDefault="00E26083">
      <w:pPr>
        <w:spacing w:line="360" w:lineRule="auto"/>
        <w:jc w:val="center"/>
        <w:rPr>
          <w:b/>
          <w:sz w:val="28"/>
          <w:szCs w:val="28"/>
        </w:rPr>
      </w:pPr>
    </w:p>
    <w:p w14:paraId="20F399BF" w14:textId="77777777" w:rsidR="00E26083" w:rsidRDefault="00F46FC8">
      <w:pPr>
        <w:ind w:left="4320"/>
        <w:jc w:val="both"/>
        <w:rPr>
          <w:sz w:val="24"/>
          <w:szCs w:val="24"/>
        </w:rPr>
      </w:pPr>
      <w:r>
        <w:rPr>
          <w:sz w:val="24"/>
          <w:szCs w:val="24"/>
        </w:rPr>
        <w:t>Este projeto de graduação foi julgado adequado como parte dos requisitos para a obtenção do diploma de Engenheiro da Computação aprovada pela banca examinadora da Faculdade de Ciência e Tecnologia de Montes Claros.</w:t>
      </w:r>
    </w:p>
    <w:p w14:paraId="3C5DF354" w14:textId="77777777" w:rsidR="00E26083" w:rsidRDefault="00E26083">
      <w:pPr>
        <w:ind w:left="2880"/>
        <w:jc w:val="both"/>
        <w:rPr>
          <w:sz w:val="24"/>
          <w:szCs w:val="24"/>
        </w:rPr>
      </w:pPr>
    </w:p>
    <w:p w14:paraId="7B4CA72B" w14:textId="77777777" w:rsidR="00E26083" w:rsidRDefault="00E26083">
      <w:pPr>
        <w:ind w:left="2880"/>
        <w:jc w:val="both"/>
        <w:rPr>
          <w:sz w:val="24"/>
          <w:szCs w:val="24"/>
        </w:rPr>
      </w:pPr>
    </w:p>
    <w:p w14:paraId="46B60BAA" w14:textId="77777777" w:rsidR="00E26083" w:rsidRDefault="00F46FC8">
      <w:pPr>
        <w:jc w:val="center"/>
        <w:rPr>
          <w:sz w:val="24"/>
          <w:szCs w:val="24"/>
        </w:rPr>
      </w:pPr>
      <w:r>
        <w:rPr>
          <w:sz w:val="24"/>
          <w:szCs w:val="24"/>
        </w:rPr>
        <w:t>______________________________________</w:t>
      </w:r>
    </w:p>
    <w:p w14:paraId="50EA5A17" w14:textId="77777777" w:rsidR="00E26083" w:rsidRDefault="00F46FC8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Prof. Dr. Maurílio José Inácio</w:t>
      </w:r>
    </w:p>
    <w:p w14:paraId="498EFC52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Coord. do Curso de Engenharia da Computação</w:t>
      </w:r>
    </w:p>
    <w:p w14:paraId="0D72B913" w14:textId="77777777" w:rsidR="00E26083" w:rsidRDefault="00E26083">
      <w:pPr>
        <w:spacing w:line="360" w:lineRule="auto"/>
        <w:jc w:val="center"/>
        <w:rPr>
          <w:b/>
          <w:sz w:val="24"/>
          <w:szCs w:val="24"/>
        </w:rPr>
      </w:pPr>
    </w:p>
    <w:p w14:paraId="0532B4DE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05516D83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Banca Examinadora</w:t>
      </w:r>
    </w:p>
    <w:p w14:paraId="1FE2EB4C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5F6978A2" w14:textId="77777777" w:rsidR="00E26083" w:rsidRDefault="00F46FC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Prof. Dr. Renato Dourado Maia, FACIT / ___________________________</w:t>
      </w:r>
    </w:p>
    <w:p w14:paraId="6C45B744" w14:textId="77777777" w:rsidR="00E26083" w:rsidRDefault="00F46FC8">
      <w:pPr>
        <w:rPr>
          <w:sz w:val="24"/>
          <w:szCs w:val="24"/>
        </w:rPr>
      </w:pPr>
      <w:r>
        <w:rPr>
          <w:sz w:val="24"/>
          <w:szCs w:val="24"/>
        </w:rPr>
        <w:t>(Orientador)</w:t>
      </w:r>
    </w:p>
    <w:p w14:paraId="4994926E" w14:textId="77777777" w:rsidR="00E26083" w:rsidRDefault="00E26083">
      <w:pPr>
        <w:spacing w:line="360" w:lineRule="auto"/>
        <w:rPr>
          <w:sz w:val="24"/>
          <w:szCs w:val="24"/>
        </w:rPr>
      </w:pPr>
    </w:p>
    <w:p w14:paraId="63C260FF" w14:textId="77777777" w:rsidR="00E26083" w:rsidRDefault="00F46FC8">
      <w:pPr>
        <w:rPr>
          <w:sz w:val="24"/>
          <w:szCs w:val="24"/>
        </w:rPr>
      </w:pPr>
      <w:r>
        <w:rPr>
          <w:sz w:val="24"/>
          <w:szCs w:val="24"/>
        </w:rPr>
        <w:t>Prof. Examinador 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___________________________</w:t>
      </w:r>
    </w:p>
    <w:p w14:paraId="33100B14" w14:textId="77777777" w:rsidR="00E26083" w:rsidRDefault="00E26083">
      <w:pPr>
        <w:rPr>
          <w:sz w:val="24"/>
          <w:szCs w:val="24"/>
        </w:rPr>
      </w:pPr>
    </w:p>
    <w:p w14:paraId="0985BC16" w14:textId="77777777" w:rsidR="00E26083" w:rsidRDefault="00F46FC8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Prof. Examinador 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___________________________</w:t>
      </w:r>
    </w:p>
    <w:p w14:paraId="6A8D45D9" w14:textId="77777777" w:rsidR="00E26083" w:rsidRDefault="00E26083">
      <w:pPr>
        <w:jc w:val="center"/>
        <w:rPr>
          <w:sz w:val="24"/>
          <w:szCs w:val="24"/>
        </w:rPr>
      </w:pPr>
    </w:p>
    <w:p w14:paraId="48BD75F7" w14:textId="77777777" w:rsidR="00E26083" w:rsidRDefault="00E26083">
      <w:pPr>
        <w:jc w:val="center"/>
        <w:rPr>
          <w:sz w:val="24"/>
          <w:szCs w:val="24"/>
        </w:rPr>
      </w:pPr>
    </w:p>
    <w:p w14:paraId="2763604B" w14:textId="77777777" w:rsidR="00E26083" w:rsidRDefault="00E26083">
      <w:pPr>
        <w:jc w:val="center"/>
        <w:rPr>
          <w:sz w:val="24"/>
          <w:szCs w:val="24"/>
        </w:rPr>
      </w:pPr>
    </w:p>
    <w:p w14:paraId="2A71F5BD" w14:textId="77777777" w:rsidR="00E26083" w:rsidRDefault="00F46FC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Montes Claros, </w:t>
      </w:r>
      <w:proofErr w:type="spellStart"/>
      <w:r>
        <w:rPr>
          <w:sz w:val="24"/>
          <w:szCs w:val="24"/>
        </w:rPr>
        <w:t>xx</w:t>
      </w:r>
      <w:proofErr w:type="spellEnd"/>
      <w:r>
        <w:rPr>
          <w:sz w:val="24"/>
          <w:szCs w:val="24"/>
        </w:rPr>
        <w:t xml:space="preserve"> de Junho de 2018.</w:t>
      </w:r>
    </w:p>
    <w:p w14:paraId="70ED1AFD" w14:textId="77777777" w:rsidR="00E26083" w:rsidRDefault="00E26083">
      <w:pPr>
        <w:jc w:val="center"/>
        <w:rPr>
          <w:sz w:val="28"/>
          <w:szCs w:val="28"/>
        </w:rPr>
      </w:pPr>
    </w:p>
    <w:p w14:paraId="5331591D" w14:textId="77777777" w:rsidR="00E26083" w:rsidRDefault="00E26083">
      <w:pPr>
        <w:jc w:val="center"/>
        <w:rPr>
          <w:sz w:val="28"/>
          <w:szCs w:val="28"/>
        </w:rPr>
      </w:pPr>
    </w:p>
    <w:p w14:paraId="27349B75" w14:textId="77777777" w:rsidR="00E26083" w:rsidRDefault="00E26083"/>
    <w:p w14:paraId="283C9CE4" w14:textId="77777777" w:rsidR="00E26083" w:rsidRDefault="00E26083"/>
    <w:p w14:paraId="385B91F3" w14:textId="77777777" w:rsidR="00E26083" w:rsidRDefault="00E26083"/>
    <w:p w14:paraId="2BFAD6D1" w14:textId="77777777" w:rsidR="00E26083" w:rsidRDefault="00E26083"/>
    <w:p w14:paraId="510FEAF7" w14:textId="77777777" w:rsidR="00E26083" w:rsidRDefault="00E26083"/>
    <w:p w14:paraId="6AB5D3CE" w14:textId="77777777" w:rsidR="00E26083" w:rsidRDefault="00E26083"/>
    <w:p w14:paraId="5C8B6A03" w14:textId="77777777" w:rsidR="00E26083" w:rsidRDefault="00E26083"/>
    <w:p w14:paraId="6B6EEFAC" w14:textId="77777777" w:rsidR="00E26083" w:rsidRDefault="00E26083"/>
    <w:p w14:paraId="19ED799F" w14:textId="77777777" w:rsidR="00E26083" w:rsidRDefault="00E26083"/>
    <w:p w14:paraId="465F7E09" w14:textId="77777777" w:rsidR="00E26083" w:rsidRDefault="00E26083"/>
    <w:p w14:paraId="5872FEBA" w14:textId="77777777" w:rsidR="00E26083" w:rsidRDefault="00E26083"/>
    <w:p w14:paraId="4EA30F25" w14:textId="77777777" w:rsidR="00E26083" w:rsidRDefault="00E26083">
      <w:pPr>
        <w:jc w:val="right"/>
      </w:pPr>
    </w:p>
    <w:p w14:paraId="6088D5A8" w14:textId="77777777" w:rsidR="00E26083" w:rsidRDefault="00E26083">
      <w:pPr>
        <w:jc w:val="right"/>
      </w:pPr>
    </w:p>
    <w:p w14:paraId="7C79785A" w14:textId="77777777" w:rsidR="00E26083" w:rsidRDefault="00E26083">
      <w:pPr>
        <w:jc w:val="right"/>
      </w:pPr>
    </w:p>
    <w:p w14:paraId="5B0B0B3B" w14:textId="77777777" w:rsidR="00E26083" w:rsidRDefault="00E26083">
      <w:pPr>
        <w:jc w:val="right"/>
      </w:pPr>
    </w:p>
    <w:p w14:paraId="51BABE0F" w14:textId="77777777" w:rsidR="00E26083" w:rsidRDefault="00E26083">
      <w:pPr>
        <w:jc w:val="right"/>
      </w:pPr>
    </w:p>
    <w:p w14:paraId="041A274F" w14:textId="77777777" w:rsidR="00E26083" w:rsidRDefault="00E26083">
      <w:pPr>
        <w:jc w:val="right"/>
      </w:pPr>
    </w:p>
    <w:p w14:paraId="7A62BDB7" w14:textId="77777777" w:rsidR="00E26083" w:rsidRDefault="00E26083">
      <w:pPr>
        <w:jc w:val="right"/>
      </w:pPr>
    </w:p>
    <w:p w14:paraId="39150247" w14:textId="77777777" w:rsidR="00E26083" w:rsidRDefault="00E26083">
      <w:pPr>
        <w:jc w:val="right"/>
      </w:pPr>
    </w:p>
    <w:p w14:paraId="76052DBD" w14:textId="77777777" w:rsidR="00E26083" w:rsidRDefault="00E26083">
      <w:pPr>
        <w:jc w:val="right"/>
      </w:pPr>
    </w:p>
    <w:p w14:paraId="3FB8A498" w14:textId="77777777" w:rsidR="00E26083" w:rsidRDefault="00E26083">
      <w:pPr>
        <w:jc w:val="right"/>
      </w:pPr>
    </w:p>
    <w:p w14:paraId="298F3BA7" w14:textId="77777777" w:rsidR="00E26083" w:rsidRDefault="00E26083">
      <w:pPr>
        <w:jc w:val="right"/>
      </w:pPr>
    </w:p>
    <w:p w14:paraId="76F046BD" w14:textId="77777777" w:rsidR="00E26083" w:rsidRDefault="00E26083">
      <w:pPr>
        <w:jc w:val="right"/>
      </w:pPr>
    </w:p>
    <w:p w14:paraId="7AD6AF07" w14:textId="77777777" w:rsidR="00E26083" w:rsidRDefault="00E26083">
      <w:pPr>
        <w:jc w:val="right"/>
      </w:pPr>
    </w:p>
    <w:p w14:paraId="19058ED0" w14:textId="77777777" w:rsidR="00E26083" w:rsidRDefault="00E26083">
      <w:pPr>
        <w:jc w:val="right"/>
      </w:pPr>
    </w:p>
    <w:p w14:paraId="0544915D" w14:textId="77777777" w:rsidR="00E26083" w:rsidRDefault="00E26083">
      <w:pPr>
        <w:jc w:val="right"/>
      </w:pPr>
    </w:p>
    <w:p w14:paraId="3289616C" w14:textId="77777777" w:rsidR="00E26083" w:rsidRDefault="00E26083">
      <w:pPr>
        <w:jc w:val="right"/>
      </w:pPr>
    </w:p>
    <w:p w14:paraId="5B6B2E65" w14:textId="77777777" w:rsidR="00E26083" w:rsidRDefault="00E26083">
      <w:pPr>
        <w:jc w:val="right"/>
      </w:pPr>
    </w:p>
    <w:p w14:paraId="39DFC171" w14:textId="77777777" w:rsidR="00E26083" w:rsidRDefault="00E26083">
      <w:pPr>
        <w:jc w:val="right"/>
      </w:pPr>
    </w:p>
    <w:p w14:paraId="580CE357" w14:textId="77777777" w:rsidR="00E26083" w:rsidRDefault="00E26083">
      <w:pPr>
        <w:jc w:val="right"/>
      </w:pPr>
    </w:p>
    <w:p w14:paraId="017A71E7" w14:textId="77777777" w:rsidR="00E26083" w:rsidRDefault="00E26083">
      <w:pPr>
        <w:jc w:val="right"/>
      </w:pPr>
    </w:p>
    <w:p w14:paraId="5170509B" w14:textId="77777777" w:rsidR="00E26083" w:rsidRDefault="00E26083">
      <w:pPr>
        <w:jc w:val="right"/>
      </w:pPr>
    </w:p>
    <w:p w14:paraId="5CD13229" w14:textId="77777777" w:rsidR="00E26083" w:rsidRDefault="00E26083">
      <w:pPr>
        <w:jc w:val="right"/>
      </w:pPr>
    </w:p>
    <w:p w14:paraId="607E2AC1" w14:textId="77777777" w:rsidR="00E26083" w:rsidRDefault="00E26083">
      <w:pPr>
        <w:jc w:val="right"/>
      </w:pPr>
    </w:p>
    <w:p w14:paraId="633B227A" w14:textId="77777777" w:rsidR="00E26083" w:rsidRDefault="00E26083">
      <w:pPr>
        <w:jc w:val="right"/>
      </w:pPr>
    </w:p>
    <w:p w14:paraId="6EA67F87" w14:textId="77777777" w:rsidR="00E26083" w:rsidRDefault="00E26083">
      <w:pPr>
        <w:jc w:val="right"/>
      </w:pPr>
    </w:p>
    <w:p w14:paraId="04775CC0" w14:textId="77777777" w:rsidR="00E26083" w:rsidRDefault="00E26083">
      <w:pPr>
        <w:jc w:val="right"/>
      </w:pPr>
    </w:p>
    <w:p w14:paraId="722DEB38" w14:textId="77777777" w:rsidR="00E26083" w:rsidRDefault="00E26083">
      <w:pPr>
        <w:jc w:val="right"/>
      </w:pPr>
    </w:p>
    <w:p w14:paraId="66A5A965" w14:textId="77777777" w:rsidR="00E26083" w:rsidRDefault="00E26083">
      <w:pPr>
        <w:jc w:val="right"/>
      </w:pPr>
    </w:p>
    <w:p w14:paraId="7C6070D0" w14:textId="77777777" w:rsidR="00E26083" w:rsidRDefault="00E26083">
      <w:pPr>
        <w:jc w:val="right"/>
      </w:pPr>
    </w:p>
    <w:p w14:paraId="1AD4D5B3" w14:textId="77777777" w:rsidR="00E26083" w:rsidRDefault="00E26083">
      <w:pPr>
        <w:jc w:val="right"/>
      </w:pPr>
    </w:p>
    <w:p w14:paraId="7216EA7F" w14:textId="77777777" w:rsidR="00E26083" w:rsidRDefault="00E26083">
      <w:pPr>
        <w:jc w:val="right"/>
      </w:pPr>
    </w:p>
    <w:p w14:paraId="742F0C5C" w14:textId="77777777" w:rsidR="00E26083" w:rsidRDefault="00F46FC8">
      <w:pPr>
        <w:jc w:val="right"/>
        <w:rPr>
          <w:i/>
          <w:sz w:val="24"/>
          <w:szCs w:val="24"/>
        </w:rPr>
      </w:pPr>
      <w:r>
        <w:rPr>
          <w:i/>
          <w:sz w:val="24"/>
          <w:szCs w:val="24"/>
        </w:rPr>
        <w:t>Para Lavínia, amor maior.</w:t>
      </w:r>
    </w:p>
    <w:p w14:paraId="4BFA19EF" w14:textId="77777777" w:rsidR="00E26083" w:rsidRDefault="00F46FC8">
      <w:r>
        <w:t>AGRADECIMENTOS</w:t>
      </w:r>
    </w:p>
    <w:p w14:paraId="54C1D10C" w14:textId="77777777" w:rsidR="00E26083" w:rsidRDefault="00E26083"/>
    <w:p w14:paraId="2A7D906D" w14:textId="77777777" w:rsidR="00E26083" w:rsidRDefault="00E26083"/>
    <w:p w14:paraId="2E1A81FC" w14:textId="77777777" w:rsidR="00E26083" w:rsidRDefault="00E26083"/>
    <w:p w14:paraId="49F978F6" w14:textId="77777777" w:rsidR="00E26083" w:rsidRDefault="00E26083"/>
    <w:p w14:paraId="02A25C19" w14:textId="77777777" w:rsidR="00E26083" w:rsidRDefault="00E26083"/>
    <w:p w14:paraId="29B3DFAF" w14:textId="77777777" w:rsidR="00E26083" w:rsidRDefault="00E26083"/>
    <w:p w14:paraId="749903AE" w14:textId="77777777" w:rsidR="00E26083" w:rsidRDefault="00E26083"/>
    <w:p w14:paraId="2D2F2984" w14:textId="77777777" w:rsidR="00E26083" w:rsidRDefault="00E26083"/>
    <w:p w14:paraId="055877CF" w14:textId="77777777" w:rsidR="00E26083" w:rsidRDefault="00E26083"/>
    <w:p w14:paraId="2DF90549" w14:textId="77777777" w:rsidR="00E26083" w:rsidRDefault="00E26083"/>
    <w:p w14:paraId="454C8721" w14:textId="77777777" w:rsidR="00E26083" w:rsidRDefault="00E26083"/>
    <w:p w14:paraId="23E8CD04" w14:textId="77777777" w:rsidR="00E26083" w:rsidRDefault="00E26083"/>
    <w:p w14:paraId="350DC5A1" w14:textId="77777777" w:rsidR="00E26083" w:rsidRDefault="00E26083"/>
    <w:p w14:paraId="6C638DA6" w14:textId="77777777" w:rsidR="00E26083" w:rsidRDefault="00E26083"/>
    <w:p w14:paraId="423E032E" w14:textId="77777777" w:rsidR="00E26083" w:rsidRDefault="00E26083"/>
    <w:p w14:paraId="600CC883" w14:textId="77777777" w:rsidR="00E26083" w:rsidRDefault="00E26083"/>
    <w:p w14:paraId="65752A65" w14:textId="77777777" w:rsidR="00E26083" w:rsidRDefault="00E26083"/>
    <w:p w14:paraId="5AE8589B" w14:textId="77777777" w:rsidR="00E26083" w:rsidRDefault="00E26083"/>
    <w:p w14:paraId="1E9C0C13" w14:textId="77777777" w:rsidR="00E26083" w:rsidRDefault="00E26083"/>
    <w:p w14:paraId="6387FF9B" w14:textId="77777777" w:rsidR="00E26083" w:rsidRDefault="00E26083"/>
    <w:p w14:paraId="7365BAD1" w14:textId="77777777" w:rsidR="00E26083" w:rsidRDefault="00E26083"/>
    <w:p w14:paraId="20BCD824" w14:textId="77777777" w:rsidR="00E26083" w:rsidRDefault="00E26083"/>
    <w:p w14:paraId="07BCAC6E" w14:textId="77777777" w:rsidR="00E26083" w:rsidRDefault="00E26083"/>
    <w:p w14:paraId="6C2FB925" w14:textId="77777777" w:rsidR="00E26083" w:rsidRDefault="00E26083"/>
    <w:p w14:paraId="7DDEC1B0" w14:textId="77777777" w:rsidR="00E26083" w:rsidRDefault="00E26083"/>
    <w:p w14:paraId="65B989E0" w14:textId="77777777" w:rsidR="00E26083" w:rsidRDefault="00E26083"/>
    <w:p w14:paraId="19EB49D8" w14:textId="77777777" w:rsidR="00E26083" w:rsidRDefault="00E26083"/>
    <w:p w14:paraId="727C936C" w14:textId="77777777" w:rsidR="00E26083" w:rsidRDefault="00E26083"/>
    <w:p w14:paraId="303079AA" w14:textId="77777777" w:rsidR="00E26083" w:rsidRDefault="00E26083"/>
    <w:p w14:paraId="4EB84A18" w14:textId="77777777" w:rsidR="00E26083" w:rsidRDefault="00E26083"/>
    <w:p w14:paraId="0EFF64AC" w14:textId="77777777" w:rsidR="00E26083" w:rsidRDefault="00E26083"/>
    <w:p w14:paraId="76C5C7D0" w14:textId="77777777" w:rsidR="00E26083" w:rsidRDefault="00E26083"/>
    <w:p w14:paraId="1C8F72A5" w14:textId="77777777" w:rsidR="00E26083" w:rsidRDefault="00E26083"/>
    <w:p w14:paraId="462DF5FD" w14:textId="77777777" w:rsidR="00E26083" w:rsidRDefault="00E26083"/>
    <w:p w14:paraId="6C42C0C7" w14:textId="77777777" w:rsidR="00E26083" w:rsidRDefault="00E26083"/>
    <w:p w14:paraId="57EA7246" w14:textId="77777777" w:rsidR="00E26083" w:rsidRDefault="00E26083"/>
    <w:p w14:paraId="582EDB7E" w14:textId="77777777" w:rsidR="00E26083" w:rsidRDefault="00E26083"/>
    <w:p w14:paraId="18A7587A" w14:textId="77777777" w:rsidR="00E26083" w:rsidRDefault="00E26083"/>
    <w:p w14:paraId="66FA02C8" w14:textId="77777777" w:rsidR="00E26083" w:rsidRDefault="00E26083"/>
    <w:p w14:paraId="204990EB" w14:textId="77777777" w:rsidR="00E26083" w:rsidRDefault="00E26083"/>
    <w:p w14:paraId="41494E2E" w14:textId="77777777" w:rsidR="00E26083" w:rsidRDefault="00E26083"/>
    <w:p w14:paraId="34490724" w14:textId="77777777" w:rsidR="00E26083" w:rsidRDefault="00E26083"/>
    <w:p w14:paraId="70A3AE0B" w14:textId="77777777" w:rsidR="00E26083" w:rsidRDefault="00E26083"/>
    <w:p w14:paraId="5258BE27" w14:textId="77777777" w:rsidR="00E26083" w:rsidRDefault="00E26083"/>
    <w:p w14:paraId="3183B636" w14:textId="77777777" w:rsidR="00E26083" w:rsidRDefault="00E26083"/>
    <w:p w14:paraId="24F1F981" w14:textId="77777777" w:rsidR="00E26083" w:rsidRDefault="00E26083"/>
    <w:p w14:paraId="71FD9311" w14:textId="77777777" w:rsidR="00E26083" w:rsidRDefault="00E26083"/>
    <w:p w14:paraId="27FFDEC6" w14:textId="77777777" w:rsidR="00E26083" w:rsidRDefault="00E26083"/>
    <w:p w14:paraId="1E12257A" w14:textId="77777777" w:rsidR="00E26083" w:rsidRDefault="00E26083"/>
    <w:p w14:paraId="3934811A" w14:textId="77777777" w:rsidR="00E26083" w:rsidRDefault="00E26083"/>
    <w:p w14:paraId="2E499CBC" w14:textId="77777777" w:rsidR="00E26083" w:rsidRDefault="00E26083"/>
    <w:p w14:paraId="590EAD6A" w14:textId="77777777" w:rsidR="00E26083" w:rsidRDefault="00E26083"/>
    <w:p w14:paraId="231FA289" w14:textId="77777777" w:rsidR="00E26083" w:rsidRDefault="00E26083"/>
    <w:p w14:paraId="0FAB323F" w14:textId="77777777" w:rsidR="00E26083" w:rsidRDefault="00E26083"/>
    <w:p w14:paraId="35B35183" w14:textId="77777777" w:rsidR="00E26083" w:rsidRDefault="00E26083"/>
    <w:p w14:paraId="3B4AD207" w14:textId="77777777" w:rsidR="00E26083" w:rsidRDefault="00E26083"/>
    <w:p w14:paraId="40681C4D" w14:textId="77777777" w:rsidR="00E26083" w:rsidRDefault="00E26083"/>
    <w:p w14:paraId="751293EE" w14:textId="77777777" w:rsidR="00E26083" w:rsidRDefault="00E26083"/>
    <w:p w14:paraId="64C2091F" w14:textId="77777777" w:rsidR="00E26083" w:rsidRDefault="00E26083"/>
    <w:p w14:paraId="02E4C740" w14:textId="77777777" w:rsidR="00E26083" w:rsidRDefault="00E26083"/>
    <w:p w14:paraId="1DBCA5B0" w14:textId="77777777" w:rsidR="00E26083" w:rsidRDefault="00E26083"/>
    <w:p w14:paraId="692D16B2" w14:textId="77777777" w:rsidR="00E26083" w:rsidRDefault="00E26083"/>
    <w:p w14:paraId="01CC9FA2" w14:textId="77777777" w:rsidR="00E26083" w:rsidRDefault="00E26083"/>
    <w:p w14:paraId="2214ABB9" w14:textId="77777777" w:rsidR="00E26083" w:rsidRDefault="00E26083"/>
    <w:p w14:paraId="0E0C8F96" w14:textId="77777777" w:rsidR="00E26083" w:rsidRDefault="00E26083"/>
    <w:p w14:paraId="12ED1A87" w14:textId="77777777" w:rsidR="00E26083" w:rsidRDefault="00E26083"/>
    <w:p w14:paraId="2D1F66E4" w14:textId="77777777" w:rsidR="00E26083" w:rsidRDefault="00E26083"/>
    <w:p w14:paraId="28BAF4FF" w14:textId="77777777" w:rsidR="00E26083" w:rsidRDefault="00E26083"/>
    <w:p w14:paraId="2755AF02" w14:textId="77777777" w:rsidR="00E26083" w:rsidRDefault="00E26083"/>
    <w:p w14:paraId="1D27A76F" w14:textId="77777777" w:rsidR="00E26083" w:rsidRDefault="00E26083"/>
    <w:p w14:paraId="154F20A6" w14:textId="77777777" w:rsidR="00E26083" w:rsidRDefault="00E26083"/>
    <w:p w14:paraId="17A4332F" w14:textId="77777777" w:rsidR="00E26083" w:rsidRDefault="00E26083"/>
    <w:p w14:paraId="114C525E" w14:textId="77777777" w:rsidR="00E26083" w:rsidRDefault="00E26083"/>
    <w:p w14:paraId="38008DC8" w14:textId="77777777" w:rsidR="00E26083" w:rsidRDefault="00E26083"/>
    <w:p w14:paraId="084BFCE3" w14:textId="77777777" w:rsidR="00E26083" w:rsidRDefault="00E26083"/>
    <w:p w14:paraId="66315206" w14:textId="77777777" w:rsidR="00E26083" w:rsidRDefault="00E26083"/>
    <w:p w14:paraId="0D24ADEA" w14:textId="77777777" w:rsidR="00E26083" w:rsidRDefault="00E26083"/>
    <w:p w14:paraId="5330958A" w14:textId="77777777" w:rsidR="00E26083" w:rsidRDefault="00E26083"/>
    <w:p w14:paraId="09E5BD6E" w14:textId="77777777" w:rsidR="00E26083" w:rsidRDefault="00E26083"/>
    <w:p w14:paraId="4DA0E6D3" w14:textId="77777777" w:rsidR="00E26083" w:rsidRDefault="00E26083"/>
    <w:p w14:paraId="30C3F988" w14:textId="77777777" w:rsidR="00E26083" w:rsidRDefault="00E26083"/>
    <w:p w14:paraId="694897D1" w14:textId="77777777" w:rsidR="00E26083" w:rsidRDefault="00E26083"/>
    <w:p w14:paraId="20F51CB9" w14:textId="77777777" w:rsidR="00E26083" w:rsidRDefault="00E26083">
      <w:pPr>
        <w:ind w:left="4320"/>
        <w:jc w:val="both"/>
      </w:pPr>
    </w:p>
    <w:p w14:paraId="765B98FB" w14:textId="77777777" w:rsidR="00E26083" w:rsidRDefault="00E26083">
      <w:pPr>
        <w:ind w:left="4320"/>
        <w:jc w:val="both"/>
      </w:pPr>
    </w:p>
    <w:p w14:paraId="3308C2BB" w14:textId="77777777" w:rsidR="00E26083" w:rsidRDefault="00F46FC8">
      <w:pPr>
        <w:ind w:left="4320"/>
        <w:jc w:val="both"/>
      </w:pPr>
      <w:r>
        <w:t xml:space="preserve">“Não se espante com a altura do </w:t>
      </w:r>
      <w:proofErr w:type="spellStart"/>
      <w:r>
        <w:t>vôo</w:t>
      </w:r>
      <w:proofErr w:type="spellEnd"/>
      <w:r>
        <w:t>. Quanto mais alto, mais longe do perigo. Quanto mais você se eleva, mais tempo há de reconhecer uma pane. É quando se está próximo do solo que se deve desconfiar.”</w:t>
      </w:r>
    </w:p>
    <w:p w14:paraId="722348FC" w14:textId="77777777" w:rsidR="00E26083" w:rsidRDefault="00E26083">
      <w:pPr>
        <w:ind w:left="4320"/>
        <w:jc w:val="both"/>
      </w:pPr>
    </w:p>
    <w:p w14:paraId="4EB3EF92" w14:textId="77777777" w:rsidR="00E26083" w:rsidRDefault="00F46FC8">
      <w:pPr>
        <w:ind w:left="4320"/>
        <w:jc w:val="right"/>
      </w:pPr>
      <w:r>
        <w:t>Santos Dumont</w:t>
      </w:r>
    </w:p>
    <w:p w14:paraId="67FA8FF9" w14:textId="77777777" w:rsidR="00E26083" w:rsidRDefault="00F46FC8">
      <w:pPr>
        <w:spacing w:line="360" w:lineRule="auto"/>
        <w:jc w:val="center"/>
        <w:rPr>
          <w:b/>
        </w:rPr>
      </w:pPr>
      <w:commentRangeStart w:id="5"/>
      <w:r>
        <w:rPr>
          <w:b/>
        </w:rPr>
        <w:t>RESUMO</w:t>
      </w:r>
      <w:commentRangeEnd w:id="5"/>
      <w:r>
        <w:rPr>
          <w:rStyle w:val="Refdecomentrio"/>
        </w:rPr>
        <w:commentReference w:id="5"/>
      </w:r>
    </w:p>
    <w:p w14:paraId="12723ECB" w14:textId="77777777" w:rsidR="00E26083" w:rsidRDefault="00E26083"/>
    <w:p w14:paraId="43DFA479" w14:textId="77777777" w:rsidR="00E26083" w:rsidRDefault="00F46FC8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democratização do acesso </w:t>
      </w:r>
      <w:del w:id="6" w:author="Renato Dourado Maia" w:date="2018-05-19T20:06:00Z">
        <w:r w:rsidDel="00F46FC8">
          <w:rPr>
            <w:sz w:val="24"/>
            <w:szCs w:val="24"/>
          </w:rPr>
          <w:delText>a</w:delText>
        </w:r>
      </w:del>
      <w:ins w:id="7" w:author="Renato Dourado Maia" w:date="2018-05-19T20:06:00Z">
        <w:r>
          <w:rPr>
            <w:sz w:val="24"/>
            <w:szCs w:val="24"/>
          </w:rPr>
          <w:t>à</w:t>
        </w:r>
      </w:ins>
      <w:r>
        <w:rPr>
          <w:sz w:val="24"/>
          <w:szCs w:val="24"/>
        </w:rPr>
        <w:t xml:space="preserve"> internet tem proporcionado uma geração de dados, sobretudo digitais, nunca antes vista na história da humanidade. Nunca se produziu tanta informação em tão pouco tempo. A partir desta perspectiva este estudo tem por objetivo coletar os dados sobre imóveis adquiridos em sites de empresas imobiliárias e desenvolver um sistema que os agregue e gere observações relevantes sobre as características destes empreendimentos. A aquisição das informações será feita por meio de um Rastreador Web e a análise dos dados ocorrerá através da aplicação de Aprendizagem de Máquina. Para alcance do objetivo foram estudados os conceitos que englobam os processos de rastreamento e aprendizagem de má</w:t>
      </w:r>
      <w:r>
        <w:rPr>
          <w:sz w:val="24"/>
          <w:szCs w:val="24"/>
        </w:rPr>
        <w:lastRenderedPageBreak/>
        <w:t xml:space="preserve">quina, verificadas as condições para desenvolvimento do trabalho e descritos os algoritmos de codificação. Como proposto o sistema possibilita predizer valores de um imóvel com base em suas características, tais como bairro, número de quartos, banheiros, vagas de estacionamento e tamanho da área, além de efetuar a recomendação e busca de imóveis. O sistema foi confeccionado através da linguagem de programação Python no ambiente de desenvolvimento </w:t>
      </w:r>
      <w:r>
        <w:rPr>
          <w:i/>
          <w:sz w:val="24"/>
          <w:szCs w:val="24"/>
        </w:rPr>
        <w:t xml:space="preserve">Visual Studio </w:t>
      </w:r>
      <w:proofErr w:type="spellStart"/>
      <w:r>
        <w:rPr>
          <w:i/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, em conjunto com as bibliotecas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BeautifulSoup</w:t>
      </w:r>
      <w:proofErr w:type="spellEnd"/>
      <w:r>
        <w:rPr>
          <w:sz w:val="24"/>
          <w:szCs w:val="24"/>
        </w:rPr>
        <w:t xml:space="preserve"> para o rastreador e as bibliotecas científicas e gráficas </w:t>
      </w:r>
      <w:proofErr w:type="spellStart"/>
      <w:r>
        <w:rPr>
          <w:sz w:val="24"/>
          <w:szCs w:val="24"/>
        </w:rPr>
        <w:t>Scikit-learn</w:t>
      </w:r>
      <w:proofErr w:type="spellEnd"/>
      <w:r>
        <w:rPr>
          <w:sz w:val="24"/>
          <w:szCs w:val="24"/>
        </w:rPr>
        <w:t xml:space="preserve">, Pandas,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Matplotlib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Bokeh</w:t>
      </w:r>
      <w:proofErr w:type="spellEnd"/>
      <w:r>
        <w:rPr>
          <w:sz w:val="24"/>
          <w:szCs w:val="24"/>
        </w:rPr>
        <w:t xml:space="preserve"> para aprendizagem de máquina. Ao término este trabalho obteve êxito na criação do </w:t>
      </w:r>
      <w:commentRangeStart w:id="8"/>
      <w:r>
        <w:rPr>
          <w:sz w:val="24"/>
          <w:szCs w:val="24"/>
        </w:rPr>
        <w:t>sistema</w:t>
      </w:r>
      <w:commentRangeEnd w:id="8"/>
      <w:r>
        <w:rPr>
          <w:rStyle w:val="Refdecomentrio"/>
        </w:rPr>
        <w:commentReference w:id="8"/>
      </w:r>
      <w:r>
        <w:rPr>
          <w:sz w:val="24"/>
          <w:szCs w:val="24"/>
        </w:rPr>
        <w:t xml:space="preserve">. </w:t>
      </w:r>
    </w:p>
    <w:p w14:paraId="75B58EAB" w14:textId="77777777" w:rsidR="00E26083" w:rsidRDefault="00E26083">
      <w:pPr>
        <w:spacing w:line="240" w:lineRule="auto"/>
        <w:jc w:val="both"/>
      </w:pPr>
    </w:p>
    <w:p w14:paraId="512F38B8" w14:textId="77777777" w:rsidR="00E26083" w:rsidRDefault="00F46FC8">
      <w:pPr>
        <w:spacing w:line="240" w:lineRule="auto"/>
        <w:jc w:val="both"/>
        <w:rPr>
          <w:i/>
        </w:rPr>
      </w:pPr>
      <w:r>
        <w:rPr>
          <w:b/>
        </w:rPr>
        <w:t xml:space="preserve">Palavras-Chave: </w:t>
      </w:r>
      <w:r>
        <w:rPr>
          <w:i/>
        </w:rPr>
        <w:t>Dados, Imóveis, Rastreador Web, Aprendizagem de Máquina, Python.</w:t>
      </w:r>
    </w:p>
    <w:p w14:paraId="1B9FDBC3" w14:textId="77777777" w:rsidR="00E26083" w:rsidRDefault="00E26083">
      <w:pPr>
        <w:spacing w:line="240" w:lineRule="auto"/>
        <w:jc w:val="both"/>
      </w:pPr>
    </w:p>
    <w:p w14:paraId="5EBE976A" w14:textId="77777777" w:rsidR="00E26083" w:rsidRDefault="00E26083">
      <w:pPr>
        <w:spacing w:line="240" w:lineRule="auto"/>
        <w:jc w:val="both"/>
      </w:pPr>
    </w:p>
    <w:p w14:paraId="50C3939A" w14:textId="77777777" w:rsidR="00E26083" w:rsidRDefault="00E26083">
      <w:pPr>
        <w:spacing w:line="240" w:lineRule="auto"/>
        <w:jc w:val="both"/>
      </w:pPr>
    </w:p>
    <w:p w14:paraId="7A024978" w14:textId="77777777" w:rsidR="00E26083" w:rsidRDefault="00E26083">
      <w:pPr>
        <w:spacing w:line="240" w:lineRule="auto"/>
        <w:jc w:val="both"/>
      </w:pPr>
    </w:p>
    <w:p w14:paraId="44C96838" w14:textId="77777777" w:rsidR="00E26083" w:rsidRDefault="00E26083">
      <w:pPr>
        <w:spacing w:line="240" w:lineRule="auto"/>
        <w:jc w:val="both"/>
      </w:pPr>
    </w:p>
    <w:p w14:paraId="7DB00E46" w14:textId="77777777" w:rsidR="00E26083" w:rsidRDefault="00E26083">
      <w:pPr>
        <w:spacing w:line="240" w:lineRule="auto"/>
        <w:jc w:val="both"/>
      </w:pPr>
    </w:p>
    <w:p w14:paraId="66207CC7" w14:textId="77777777" w:rsidR="00E26083" w:rsidRDefault="00E26083">
      <w:pPr>
        <w:spacing w:line="240" w:lineRule="auto"/>
        <w:jc w:val="both"/>
      </w:pPr>
    </w:p>
    <w:p w14:paraId="075FC71F" w14:textId="77777777" w:rsidR="00E26083" w:rsidRDefault="00E26083">
      <w:pPr>
        <w:spacing w:line="240" w:lineRule="auto"/>
        <w:jc w:val="both"/>
      </w:pPr>
    </w:p>
    <w:p w14:paraId="0066A82A" w14:textId="77777777" w:rsidR="00E26083" w:rsidRDefault="00E26083">
      <w:pPr>
        <w:spacing w:line="240" w:lineRule="auto"/>
        <w:jc w:val="both"/>
      </w:pPr>
    </w:p>
    <w:p w14:paraId="7D4DF3B3" w14:textId="77777777" w:rsidR="00E26083" w:rsidRDefault="00E26083">
      <w:pPr>
        <w:spacing w:line="240" w:lineRule="auto"/>
        <w:jc w:val="both"/>
      </w:pPr>
    </w:p>
    <w:p w14:paraId="328B0CD2" w14:textId="77777777" w:rsidR="00E26083" w:rsidRDefault="00E26083">
      <w:pPr>
        <w:spacing w:line="240" w:lineRule="auto"/>
        <w:jc w:val="both"/>
      </w:pPr>
    </w:p>
    <w:p w14:paraId="1B77A0A5" w14:textId="77777777" w:rsidR="00E26083" w:rsidRDefault="00E26083">
      <w:pPr>
        <w:spacing w:line="240" w:lineRule="auto"/>
        <w:jc w:val="both"/>
      </w:pPr>
    </w:p>
    <w:p w14:paraId="575A90F0" w14:textId="77777777" w:rsidR="00E26083" w:rsidRDefault="00E26083">
      <w:pPr>
        <w:spacing w:line="240" w:lineRule="auto"/>
        <w:jc w:val="both"/>
      </w:pPr>
    </w:p>
    <w:p w14:paraId="48772D77" w14:textId="77777777" w:rsidR="00E26083" w:rsidRDefault="00E26083">
      <w:pPr>
        <w:spacing w:line="240" w:lineRule="auto"/>
        <w:jc w:val="both"/>
      </w:pPr>
    </w:p>
    <w:p w14:paraId="1F1805C0" w14:textId="77777777" w:rsidR="00E26083" w:rsidRDefault="00E26083">
      <w:pPr>
        <w:spacing w:line="240" w:lineRule="auto"/>
        <w:jc w:val="both"/>
      </w:pPr>
    </w:p>
    <w:p w14:paraId="77A15038" w14:textId="77777777" w:rsidR="00E26083" w:rsidRDefault="00E26083">
      <w:pPr>
        <w:spacing w:line="240" w:lineRule="auto"/>
        <w:jc w:val="both"/>
      </w:pPr>
    </w:p>
    <w:p w14:paraId="028F5A66" w14:textId="77777777" w:rsidR="00E26083" w:rsidRDefault="00E26083">
      <w:pPr>
        <w:spacing w:line="240" w:lineRule="auto"/>
        <w:jc w:val="both"/>
      </w:pPr>
    </w:p>
    <w:p w14:paraId="508BBDD1" w14:textId="77777777" w:rsidR="00E26083" w:rsidRDefault="00E26083">
      <w:pPr>
        <w:spacing w:line="240" w:lineRule="auto"/>
        <w:jc w:val="both"/>
      </w:pPr>
    </w:p>
    <w:p w14:paraId="1BFDCEB3" w14:textId="77777777" w:rsidR="00E26083" w:rsidRDefault="00E26083">
      <w:pPr>
        <w:spacing w:line="240" w:lineRule="auto"/>
        <w:jc w:val="both"/>
      </w:pPr>
    </w:p>
    <w:p w14:paraId="72EF765A" w14:textId="77777777" w:rsidR="00E26083" w:rsidRDefault="00E26083">
      <w:pPr>
        <w:spacing w:line="240" w:lineRule="auto"/>
        <w:jc w:val="both"/>
      </w:pPr>
    </w:p>
    <w:p w14:paraId="679C45EA" w14:textId="77777777" w:rsidR="00E26083" w:rsidRDefault="00E26083">
      <w:pPr>
        <w:spacing w:line="240" w:lineRule="auto"/>
        <w:jc w:val="both"/>
      </w:pPr>
    </w:p>
    <w:p w14:paraId="71331F83" w14:textId="77777777" w:rsidR="00E26083" w:rsidRDefault="00E26083">
      <w:pPr>
        <w:spacing w:line="240" w:lineRule="auto"/>
        <w:jc w:val="both"/>
      </w:pPr>
    </w:p>
    <w:p w14:paraId="514CC7F2" w14:textId="77777777" w:rsidR="00E26083" w:rsidRDefault="00E26083">
      <w:pPr>
        <w:spacing w:line="240" w:lineRule="auto"/>
        <w:jc w:val="both"/>
      </w:pPr>
    </w:p>
    <w:p w14:paraId="099F635D" w14:textId="77777777" w:rsidR="00E26083" w:rsidRDefault="00E26083">
      <w:pPr>
        <w:spacing w:line="240" w:lineRule="auto"/>
        <w:jc w:val="both"/>
      </w:pPr>
    </w:p>
    <w:p w14:paraId="42B38F19" w14:textId="77777777" w:rsidR="00E26083" w:rsidRDefault="00E26083">
      <w:pPr>
        <w:spacing w:line="240" w:lineRule="auto"/>
        <w:jc w:val="both"/>
      </w:pPr>
    </w:p>
    <w:p w14:paraId="7D858147" w14:textId="77777777" w:rsidR="00E26083" w:rsidRDefault="00E26083">
      <w:pPr>
        <w:spacing w:line="240" w:lineRule="auto"/>
        <w:jc w:val="both"/>
      </w:pPr>
    </w:p>
    <w:p w14:paraId="05BD80C6" w14:textId="77777777" w:rsidR="00E26083" w:rsidRDefault="00E26083">
      <w:pPr>
        <w:spacing w:line="240" w:lineRule="auto"/>
        <w:jc w:val="both"/>
      </w:pPr>
    </w:p>
    <w:p w14:paraId="5201E8B2" w14:textId="77777777" w:rsidR="00E26083" w:rsidRDefault="00F46FC8">
      <w:pPr>
        <w:spacing w:line="240" w:lineRule="auto"/>
        <w:jc w:val="both"/>
      </w:pPr>
      <w:r>
        <w:t>ABSTRACT</w:t>
      </w:r>
    </w:p>
    <w:p w14:paraId="2E48DA6B" w14:textId="77777777" w:rsidR="00E26083" w:rsidRDefault="00E26083">
      <w:pPr>
        <w:spacing w:line="240" w:lineRule="auto"/>
        <w:jc w:val="both"/>
      </w:pPr>
    </w:p>
    <w:p w14:paraId="3BF007F9" w14:textId="77777777" w:rsidR="00E26083" w:rsidRDefault="00E26083">
      <w:pPr>
        <w:spacing w:line="240" w:lineRule="auto"/>
        <w:jc w:val="both"/>
      </w:pPr>
    </w:p>
    <w:p w14:paraId="026EB1C7" w14:textId="77777777" w:rsidR="00E26083" w:rsidRDefault="00E26083">
      <w:pPr>
        <w:spacing w:line="240" w:lineRule="auto"/>
        <w:jc w:val="both"/>
      </w:pPr>
    </w:p>
    <w:p w14:paraId="6BA6DC5B" w14:textId="77777777" w:rsidR="00E26083" w:rsidRDefault="00E26083">
      <w:pPr>
        <w:spacing w:line="240" w:lineRule="auto"/>
        <w:jc w:val="both"/>
      </w:pPr>
    </w:p>
    <w:p w14:paraId="7B6090AF" w14:textId="77777777" w:rsidR="00E26083" w:rsidRDefault="00E26083">
      <w:pPr>
        <w:spacing w:line="240" w:lineRule="auto"/>
        <w:jc w:val="both"/>
      </w:pPr>
    </w:p>
    <w:p w14:paraId="429B83A2" w14:textId="77777777" w:rsidR="00E26083" w:rsidRDefault="00E26083">
      <w:pPr>
        <w:spacing w:line="240" w:lineRule="auto"/>
        <w:jc w:val="both"/>
      </w:pPr>
    </w:p>
    <w:p w14:paraId="6315B3A5" w14:textId="77777777" w:rsidR="00E26083" w:rsidRDefault="00E26083">
      <w:pPr>
        <w:spacing w:line="240" w:lineRule="auto"/>
        <w:jc w:val="both"/>
      </w:pPr>
    </w:p>
    <w:p w14:paraId="529999F5" w14:textId="77777777" w:rsidR="00E26083" w:rsidRDefault="00E26083">
      <w:pPr>
        <w:spacing w:line="240" w:lineRule="auto"/>
        <w:jc w:val="both"/>
      </w:pPr>
    </w:p>
    <w:p w14:paraId="69B41DC0" w14:textId="77777777" w:rsidR="00E26083" w:rsidRDefault="00E26083">
      <w:pPr>
        <w:spacing w:line="240" w:lineRule="auto"/>
        <w:jc w:val="both"/>
      </w:pPr>
    </w:p>
    <w:p w14:paraId="3DE62F1C" w14:textId="77777777" w:rsidR="00E26083" w:rsidRDefault="00E26083">
      <w:pPr>
        <w:spacing w:line="240" w:lineRule="auto"/>
        <w:jc w:val="both"/>
      </w:pPr>
    </w:p>
    <w:p w14:paraId="42AA0F47" w14:textId="77777777" w:rsidR="00E26083" w:rsidRDefault="00E26083">
      <w:pPr>
        <w:spacing w:line="240" w:lineRule="auto"/>
        <w:jc w:val="both"/>
      </w:pPr>
    </w:p>
    <w:p w14:paraId="1118E2EC" w14:textId="77777777" w:rsidR="00E26083" w:rsidRDefault="00E26083">
      <w:pPr>
        <w:spacing w:line="240" w:lineRule="auto"/>
        <w:jc w:val="both"/>
      </w:pPr>
    </w:p>
    <w:p w14:paraId="02C64032" w14:textId="77777777" w:rsidR="00E26083" w:rsidRDefault="00E26083">
      <w:pPr>
        <w:spacing w:line="240" w:lineRule="auto"/>
        <w:jc w:val="both"/>
      </w:pPr>
    </w:p>
    <w:p w14:paraId="0A996415" w14:textId="77777777" w:rsidR="00E26083" w:rsidRDefault="00E26083">
      <w:pPr>
        <w:spacing w:line="240" w:lineRule="auto"/>
        <w:jc w:val="both"/>
      </w:pPr>
    </w:p>
    <w:p w14:paraId="39A129A9" w14:textId="77777777" w:rsidR="00E26083" w:rsidRDefault="00E26083">
      <w:pPr>
        <w:spacing w:line="240" w:lineRule="auto"/>
        <w:jc w:val="both"/>
      </w:pPr>
    </w:p>
    <w:p w14:paraId="76C8136C" w14:textId="77777777" w:rsidR="00E26083" w:rsidRDefault="00E26083">
      <w:pPr>
        <w:spacing w:line="240" w:lineRule="auto"/>
        <w:jc w:val="both"/>
      </w:pPr>
    </w:p>
    <w:p w14:paraId="749DFB62" w14:textId="77777777" w:rsidR="00E26083" w:rsidRDefault="00E26083">
      <w:pPr>
        <w:spacing w:line="240" w:lineRule="auto"/>
        <w:jc w:val="both"/>
      </w:pPr>
    </w:p>
    <w:p w14:paraId="6BC1E732" w14:textId="77777777" w:rsidR="00E26083" w:rsidRDefault="00E26083">
      <w:pPr>
        <w:spacing w:line="240" w:lineRule="auto"/>
        <w:jc w:val="both"/>
      </w:pPr>
    </w:p>
    <w:p w14:paraId="08CF481A" w14:textId="77777777" w:rsidR="00E26083" w:rsidRDefault="00E26083">
      <w:pPr>
        <w:spacing w:line="240" w:lineRule="auto"/>
        <w:jc w:val="both"/>
      </w:pPr>
    </w:p>
    <w:p w14:paraId="130DC652" w14:textId="77777777" w:rsidR="00E26083" w:rsidRDefault="00E26083">
      <w:pPr>
        <w:spacing w:line="240" w:lineRule="auto"/>
        <w:jc w:val="both"/>
      </w:pPr>
    </w:p>
    <w:p w14:paraId="127DE619" w14:textId="77777777" w:rsidR="00E26083" w:rsidRDefault="00E26083">
      <w:pPr>
        <w:spacing w:line="240" w:lineRule="auto"/>
        <w:jc w:val="both"/>
      </w:pPr>
    </w:p>
    <w:p w14:paraId="02F10A4D" w14:textId="77777777" w:rsidR="00E26083" w:rsidRDefault="00E26083">
      <w:pPr>
        <w:spacing w:line="240" w:lineRule="auto"/>
        <w:jc w:val="both"/>
      </w:pPr>
    </w:p>
    <w:p w14:paraId="7424EECE" w14:textId="77777777" w:rsidR="00E26083" w:rsidRDefault="00E26083">
      <w:pPr>
        <w:spacing w:line="240" w:lineRule="auto"/>
        <w:jc w:val="both"/>
      </w:pPr>
    </w:p>
    <w:p w14:paraId="47EA55F1" w14:textId="77777777" w:rsidR="00E26083" w:rsidRDefault="00E26083">
      <w:pPr>
        <w:spacing w:line="240" w:lineRule="auto"/>
        <w:jc w:val="both"/>
      </w:pPr>
    </w:p>
    <w:p w14:paraId="03EFC7C2" w14:textId="77777777" w:rsidR="00E26083" w:rsidRDefault="00E26083">
      <w:pPr>
        <w:spacing w:line="240" w:lineRule="auto"/>
        <w:jc w:val="both"/>
      </w:pPr>
    </w:p>
    <w:p w14:paraId="20CF22B6" w14:textId="77777777" w:rsidR="00E26083" w:rsidRDefault="00E26083">
      <w:pPr>
        <w:spacing w:line="240" w:lineRule="auto"/>
        <w:jc w:val="both"/>
      </w:pPr>
    </w:p>
    <w:p w14:paraId="457373AA" w14:textId="77777777" w:rsidR="00E26083" w:rsidRDefault="00E26083">
      <w:pPr>
        <w:spacing w:line="240" w:lineRule="auto"/>
        <w:jc w:val="both"/>
      </w:pPr>
    </w:p>
    <w:p w14:paraId="79290889" w14:textId="77777777" w:rsidR="00E26083" w:rsidRDefault="00E26083">
      <w:pPr>
        <w:spacing w:line="240" w:lineRule="auto"/>
        <w:jc w:val="both"/>
      </w:pPr>
    </w:p>
    <w:p w14:paraId="3639706C" w14:textId="77777777" w:rsidR="00E26083" w:rsidRDefault="00E26083">
      <w:pPr>
        <w:spacing w:line="240" w:lineRule="auto"/>
        <w:jc w:val="both"/>
      </w:pPr>
    </w:p>
    <w:p w14:paraId="549AB46D" w14:textId="77777777" w:rsidR="00E26083" w:rsidRDefault="00E26083">
      <w:pPr>
        <w:spacing w:line="240" w:lineRule="auto"/>
        <w:jc w:val="both"/>
      </w:pPr>
    </w:p>
    <w:p w14:paraId="4E08A798" w14:textId="77777777" w:rsidR="00E26083" w:rsidRDefault="00E26083">
      <w:pPr>
        <w:spacing w:line="240" w:lineRule="auto"/>
        <w:jc w:val="both"/>
      </w:pPr>
    </w:p>
    <w:p w14:paraId="3D123E92" w14:textId="77777777" w:rsidR="00E26083" w:rsidRDefault="00E26083">
      <w:pPr>
        <w:spacing w:line="240" w:lineRule="auto"/>
        <w:jc w:val="both"/>
      </w:pPr>
    </w:p>
    <w:p w14:paraId="7FF74465" w14:textId="77777777" w:rsidR="00E26083" w:rsidRDefault="00E26083">
      <w:pPr>
        <w:spacing w:line="240" w:lineRule="auto"/>
        <w:jc w:val="both"/>
      </w:pPr>
    </w:p>
    <w:p w14:paraId="4C07E355" w14:textId="77777777" w:rsidR="00E26083" w:rsidRDefault="00E26083">
      <w:pPr>
        <w:spacing w:line="240" w:lineRule="auto"/>
        <w:jc w:val="both"/>
      </w:pPr>
    </w:p>
    <w:p w14:paraId="65A90B78" w14:textId="77777777" w:rsidR="00E26083" w:rsidRDefault="00E26083">
      <w:pPr>
        <w:spacing w:line="240" w:lineRule="auto"/>
        <w:jc w:val="both"/>
      </w:pPr>
    </w:p>
    <w:p w14:paraId="2129E166" w14:textId="77777777" w:rsidR="00E26083" w:rsidRDefault="00E26083">
      <w:pPr>
        <w:spacing w:line="240" w:lineRule="auto"/>
        <w:jc w:val="both"/>
      </w:pPr>
    </w:p>
    <w:p w14:paraId="5EB8C19F" w14:textId="77777777" w:rsidR="00E26083" w:rsidRDefault="00E26083">
      <w:pPr>
        <w:spacing w:line="240" w:lineRule="auto"/>
        <w:jc w:val="both"/>
      </w:pPr>
    </w:p>
    <w:p w14:paraId="70E8DA1C" w14:textId="77777777" w:rsidR="00E26083" w:rsidRDefault="00E26083">
      <w:pPr>
        <w:spacing w:line="240" w:lineRule="auto"/>
        <w:jc w:val="both"/>
      </w:pPr>
    </w:p>
    <w:p w14:paraId="30044CD9" w14:textId="77777777" w:rsidR="00E26083" w:rsidRDefault="00E26083">
      <w:pPr>
        <w:spacing w:line="240" w:lineRule="auto"/>
        <w:jc w:val="both"/>
      </w:pPr>
    </w:p>
    <w:p w14:paraId="3004F13B" w14:textId="77777777" w:rsidR="00E26083" w:rsidRDefault="00E26083">
      <w:pPr>
        <w:spacing w:line="240" w:lineRule="auto"/>
        <w:jc w:val="both"/>
      </w:pPr>
    </w:p>
    <w:p w14:paraId="48A73A73" w14:textId="77777777" w:rsidR="00E26083" w:rsidRDefault="00E26083">
      <w:pPr>
        <w:spacing w:line="240" w:lineRule="auto"/>
        <w:jc w:val="both"/>
      </w:pPr>
    </w:p>
    <w:p w14:paraId="527A3BB2" w14:textId="77777777" w:rsidR="00E26083" w:rsidRDefault="00E26083">
      <w:pPr>
        <w:spacing w:line="240" w:lineRule="auto"/>
        <w:jc w:val="both"/>
      </w:pPr>
    </w:p>
    <w:p w14:paraId="36510769" w14:textId="77777777" w:rsidR="00E26083" w:rsidRDefault="00E26083">
      <w:pPr>
        <w:spacing w:line="240" w:lineRule="auto"/>
        <w:jc w:val="both"/>
      </w:pPr>
    </w:p>
    <w:p w14:paraId="5D9628A0" w14:textId="77777777" w:rsidR="00E26083" w:rsidRDefault="00E26083">
      <w:pPr>
        <w:spacing w:line="240" w:lineRule="auto"/>
        <w:jc w:val="both"/>
      </w:pPr>
    </w:p>
    <w:p w14:paraId="64A16807" w14:textId="77777777" w:rsidR="00E26083" w:rsidRDefault="00E26083">
      <w:pPr>
        <w:spacing w:line="240" w:lineRule="auto"/>
        <w:jc w:val="both"/>
      </w:pPr>
    </w:p>
    <w:p w14:paraId="1F20AF95" w14:textId="77777777" w:rsidR="00E26083" w:rsidRDefault="00E26083">
      <w:pPr>
        <w:spacing w:line="240" w:lineRule="auto"/>
        <w:jc w:val="both"/>
      </w:pPr>
    </w:p>
    <w:p w14:paraId="43FCB534" w14:textId="77777777" w:rsidR="00E26083" w:rsidRDefault="00E26083">
      <w:pPr>
        <w:spacing w:line="240" w:lineRule="auto"/>
        <w:jc w:val="both"/>
      </w:pPr>
    </w:p>
    <w:p w14:paraId="50C07012" w14:textId="77777777" w:rsidR="00E26083" w:rsidRDefault="00E26083">
      <w:pPr>
        <w:spacing w:line="240" w:lineRule="auto"/>
        <w:jc w:val="both"/>
      </w:pPr>
    </w:p>
    <w:p w14:paraId="019836C3" w14:textId="77777777" w:rsidR="00E26083" w:rsidRDefault="00E26083">
      <w:pPr>
        <w:spacing w:line="240" w:lineRule="auto"/>
        <w:jc w:val="both"/>
      </w:pPr>
    </w:p>
    <w:p w14:paraId="4779909C" w14:textId="77777777" w:rsidR="00E26083" w:rsidRDefault="00E26083">
      <w:pPr>
        <w:spacing w:line="240" w:lineRule="auto"/>
        <w:jc w:val="both"/>
      </w:pPr>
    </w:p>
    <w:p w14:paraId="1DAD8C3D" w14:textId="77777777" w:rsidR="00E26083" w:rsidRDefault="00F46FC8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LISTA DE FIGURAS</w:t>
      </w:r>
    </w:p>
    <w:p w14:paraId="25E9BDC1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1321546E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FIGURA 1 - </w:t>
      </w:r>
      <w:proofErr w:type="spellStart"/>
      <w:r>
        <w:rPr>
          <w:i/>
          <w:sz w:val="24"/>
          <w:szCs w:val="24"/>
        </w:rPr>
        <w:t>Document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Object</w:t>
      </w:r>
      <w:proofErr w:type="spellEnd"/>
      <w:r>
        <w:rPr>
          <w:i/>
          <w:sz w:val="24"/>
          <w:szCs w:val="24"/>
        </w:rPr>
        <w:t xml:space="preserve"> Module</w:t>
      </w:r>
      <w:r>
        <w:rPr>
          <w:sz w:val="24"/>
          <w:szCs w:val="24"/>
        </w:rPr>
        <w:t>……………………………………………………. 15</w:t>
      </w:r>
    </w:p>
    <w:p w14:paraId="00B0C619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FIGURA 2 - Código fonte e </w:t>
      </w:r>
      <w:proofErr w:type="spellStart"/>
      <w:r>
        <w:rPr>
          <w:i/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HTML…………………………………………………... 16</w:t>
      </w:r>
    </w:p>
    <w:p w14:paraId="18AC6129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3 - Diagrama de fluxo de um rastreador………………………………………. 16</w:t>
      </w:r>
    </w:p>
    <w:p w14:paraId="28181E97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4 - Fluxo de operações de um sistema de AM…………………………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 21</w:t>
      </w:r>
    </w:p>
    <w:p w14:paraId="405A4AC7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5 - Representação intercepto e coeficiente de inclinação…………………... 22</w:t>
      </w:r>
    </w:p>
    <w:p w14:paraId="62F39429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FIGURA 6 - Representação do erro………………………………………………………. 23</w:t>
      </w:r>
    </w:p>
    <w:p w14:paraId="3587E593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7 - Linha de regressão da relação entre variáveis A e B……………………. 24</w:t>
      </w:r>
    </w:p>
    <w:p w14:paraId="397F1BD5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8 - Árvore de decisão………………………………………………………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 24</w:t>
      </w:r>
    </w:p>
    <w:p w14:paraId="5C5B95A4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9 - Árvore de decisão e divisões no espaço…………………………………... 25</w:t>
      </w:r>
    </w:p>
    <w:p w14:paraId="4088978F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10 - Distância calculada entre vetores a e b……………………………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 29</w:t>
      </w:r>
    </w:p>
    <w:p w14:paraId="532B20C4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11 - Similaridade do cosseno entre os ponto a e b……………………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 29</w:t>
      </w:r>
    </w:p>
    <w:p w14:paraId="3894D48C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12 - Vetores a e b distantes 90º………………………………………………... 30</w:t>
      </w:r>
    </w:p>
    <w:p w14:paraId="40AAD46E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13 - Vetores a e b com ângulo igual a 0º…………………………………….... 30</w:t>
      </w:r>
    </w:p>
    <w:p w14:paraId="74A44411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14 - K-vizinhos mais próximos em classificação……………………………... 31</w:t>
      </w:r>
    </w:p>
    <w:p w14:paraId="5CD444A6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15 - Diagrama do compilador Python……………………………………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 33</w:t>
      </w:r>
    </w:p>
    <w:p w14:paraId="565A738A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FIGURA 16 - Exemplos de gráficos produzidos com biblioteca </w:t>
      </w:r>
      <w:proofErr w:type="spellStart"/>
      <w:r>
        <w:rPr>
          <w:sz w:val="24"/>
          <w:szCs w:val="24"/>
        </w:rPr>
        <w:t>Matplotlib</w:t>
      </w:r>
      <w:proofErr w:type="spellEnd"/>
      <w:r>
        <w:rPr>
          <w:sz w:val="24"/>
          <w:szCs w:val="24"/>
        </w:rPr>
        <w:t>…………... 37</w:t>
      </w:r>
    </w:p>
    <w:p w14:paraId="670F49CD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FIGURA 17 - Exemplos de gráficos criados com a biblioteca </w:t>
      </w:r>
      <w:proofErr w:type="spellStart"/>
      <w:r>
        <w:rPr>
          <w:sz w:val="24"/>
          <w:szCs w:val="24"/>
        </w:rPr>
        <w:t>Bokeh</w:t>
      </w:r>
      <w:proofErr w:type="spellEnd"/>
      <w:r>
        <w:rPr>
          <w:sz w:val="24"/>
          <w:szCs w:val="24"/>
        </w:rPr>
        <w:t>………………… 39</w:t>
      </w:r>
    </w:p>
    <w:p w14:paraId="508F210D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18 - Fluxograma das aplicações………………………………………………... 40</w:t>
      </w:r>
    </w:p>
    <w:p w14:paraId="1DF3D8ED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19 - Script rastreador web…………………………………………………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 41</w:t>
      </w:r>
    </w:p>
    <w:p w14:paraId="2ED5B079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FIGURA 20 - Exemplo de busca de </w:t>
      </w:r>
      <w:proofErr w:type="spellStart"/>
      <w:r>
        <w:rPr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para </w:t>
      </w:r>
      <w:proofErr w:type="gramStart"/>
      <w:r>
        <w:rPr>
          <w:sz w:val="24"/>
          <w:szCs w:val="24"/>
        </w:rPr>
        <w:t>rastreador web</w:t>
      </w:r>
      <w:proofErr w:type="gramEnd"/>
      <w:r>
        <w:rPr>
          <w:sz w:val="24"/>
          <w:szCs w:val="24"/>
        </w:rPr>
        <w:t>, 42</w:t>
      </w:r>
    </w:p>
    <w:p w14:paraId="56DFEA85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FIGURA 21 - Exemplo de definição das </w:t>
      </w:r>
      <w:proofErr w:type="spellStart"/>
      <w:r>
        <w:rPr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para busca dos dados, 42</w:t>
      </w:r>
    </w:p>
    <w:p w14:paraId="6734E4FA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22 - Código para armazenamento dos dados, 43</w:t>
      </w:r>
    </w:p>
    <w:p w14:paraId="734143E7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23 - Estrutura de criação da tabela no servidor MySQL, 43</w:t>
      </w:r>
    </w:p>
    <w:p w14:paraId="29D6E324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24 - Códigos para ajuste dos nomes dos bairros, 45</w:t>
      </w:r>
    </w:p>
    <w:p w14:paraId="33D4970C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25 - Porcentagem de valores nulos por coluna, 46</w:t>
      </w:r>
    </w:p>
    <w:p w14:paraId="7DB37F52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FIGURA 26 - Código para imputação de valores da média nos elementos nulos, por coluna, 46</w:t>
      </w:r>
    </w:p>
    <w:p w14:paraId="6A28766E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27 - Variáveis independentes no hiperplano, 48</w:t>
      </w:r>
    </w:p>
    <w:p w14:paraId="2D544DBA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28 - Matriz de correlação entre as variáveis, 48</w:t>
      </w:r>
    </w:p>
    <w:p w14:paraId="1636A467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29 - Processo de validação cruzada, 50</w:t>
      </w:r>
    </w:p>
    <w:p w14:paraId="494DB000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30 - Separação do conjunto de dados entre treino e teste, 50</w:t>
      </w:r>
    </w:p>
    <w:p w14:paraId="4465CCC3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31 - Método de avaliação do modelo linear, 51</w:t>
      </w:r>
    </w:p>
    <w:p w14:paraId="106D29BD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32 - Construção do modelo, 52</w:t>
      </w:r>
    </w:p>
    <w:p w14:paraId="46E6E36B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33 - Método de avaliação e definição da profundidade da árvore de decisão, 52</w:t>
      </w:r>
    </w:p>
    <w:p w14:paraId="22AF5CB6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34 - Teste do modelo com 100 árvores, 53</w:t>
      </w:r>
    </w:p>
    <w:p w14:paraId="3C84679E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35 - Método de cálculo para floresta aleatória, 54</w:t>
      </w:r>
    </w:p>
    <w:p w14:paraId="3E87E666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36 - Erro global entre valores reais e preditos, 56</w:t>
      </w:r>
    </w:p>
    <w:p w14:paraId="7E9EB443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37 - Método para a média das características dos imóveis, 57</w:t>
      </w:r>
    </w:p>
    <w:p w14:paraId="29766D0C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38 - Método para predição de preço do imóvel, 58</w:t>
      </w:r>
    </w:p>
    <w:p w14:paraId="3F421ED4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39 - Estimativas de preços para apartamentos de 1 quarto, 58</w:t>
      </w:r>
    </w:p>
    <w:p w14:paraId="66A59111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40 - Estimativas de preços para apartamentos de 2 quartos, 59</w:t>
      </w:r>
    </w:p>
    <w:p w14:paraId="78BB2226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41 - Estimativas de preços para apartamentos de 3 quartos, 59</w:t>
      </w:r>
    </w:p>
    <w:p w14:paraId="3E19F800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42 - Estimativas de preços para apartamentos de 4 quartos, 60</w:t>
      </w:r>
    </w:p>
    <w:p w14:paraId="054BFCEF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43 - Estimativas de preços para apartamentos de 5 quartos, 60</w:t>
      </w:r>
    </w:p>
    <w:p w14:paraId="4F3303A3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44 - Código para busca e armazenamento das coordenadas geográficas, 62</w:t>
      </w:r>
    </w:p>
    <w:p w14:paraId="731F617F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45 - Leitura e atribuição às variáveis correspondentes dos conjuntos de dados, 63</w:t>
      </w:r>
    </w:p>
    <w:p w14:paraId="15EC4AD0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46 - Método de inserção das coordenadas geográficas, 63</w:t>
      </w:r>
    </w:p>
    <w:p w14:paraId="24FEC2D7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47 - Método calculador de distância, 64</w:t>
      </w:r>
    </w:p>
    <w:p w14:paraId="5C856B33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48 - Método para selecionar imóveis de acordo com o bairro, 64</w:t>
      </w:r>
    </w:p>
    <w:p w14:paraId="056E6D1B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49 - Métodos de busca e recomendação de apartamentos, 65</w:t>
      </w:r>
    </w:p>
    <w:p w14:paraId="785C55A9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50 - Chamada dos métodos de busca e recomendação, 66</w:t>
      </w:r>
    </w:p>
    <w:p w14:paraId="094F1EB9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51 - Resultado dos testes de busca e recomendação para métrica euclidiana, 66</w:t>
      </w:r>
    </w:p>
    <w:p w14:paraId="3B5A4918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52 - Resultado dos testes de busca e recomendação para métrica do cosseno, 67</w:t>
      </w:r>
    </w:p>
    <w:p w14:paraId="11B2E5CE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53 - Itens recomendados e valor da dissimilaridade, 68</w:t>
      </w:r>
    </w:p>
    <w:p w14:paraId="1726B946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FIGURA 54 - Implementação para cálculo da precisão e </w:t>
      </w:r>
      <w:r>
        <w:rPr>
          <w:i/>
          <w:sz w:val="24"/>
          <w:szCs w:val="24"/>
        </w:rPr>
        <w:t>recall</w:t>
      </w:r>
      <w:r>
        <w:rPr>
          <w:sz w:val="24"/>
          <w:szCs w:val="24"/>
        </w:rPr>
        <w:t>, 69</w:t>
      </w:r>
    </w:p>
    <w:p w14:paraId="439E7710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55 - Implementação fórmula F1-</w:t>
      </w:r>
      <w:r>
        <w:rPr>
          <w:i/>
          <w:sz w:val="24"/>
          <w:szCs w:val="24"/>
        </w:rPr>
        <w:t>score</w:t>
      </w:r>
      <w:r>
        <w:rPr>
          <w:sz w:val="24"/>
          <w:szCs w:val="24"/>
        </w:rPr>
        <w:t>, 70</w:t>
      </w:r>
    </w:p>
    <w:p w14:paraId="314A8957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56 - Imóveis apresentados ao usuário calculados pela distância euclidiana, 70</w:t>
      </w:r>
    </w:p>
    <w:p w14:paraId="138390FF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57 - Opções de imóveis apresentados ao usuário calculados pela similaridade do cosseno, 71</w:t>
      </w:r>
    </w:p>
    <w:p w14:paraId="395E3791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58 - Quantidade de imóveis por bairro, 72</w:t>
      </w:r>
    </w:p>
    <w:p w14:paraId="6E86809A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59 - Distribuição de imóveis pela cidade, 73</w:t>
      </w:r>
    </w:p>
    <w:p w14:paraId="3900865D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60 - Quantidade de imóveis, por bairro, com base na quantidade de quartos, 74</w:t>
      </w:r>
    </w:p>
    <w:p w14:paraId="642F5F58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61 - Porcentagem de banheiros e vagas de garagem, 74</w:t>
      </w:r>
    </w:p>
    <w:p w14:paraId="0869B0B4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62 - Estimativa para o menor apartamento, 75</w:t>
      </w:r>
    </w:p>
    <w:p w14:paraId="59AC94EC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63 - Estimativa para o maior apartamento, 75</w:t>
      </w:r>
    </w:p>
    <w:p w14:paraId="4CDA1007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64 - Estimativa com área aumentada em 10m², 76</w:t>
      </w:r>
    </w:p>
    <w:p w14:paraId="64A5C4C4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65 - Diferença no valor do preço do imóvel a cada aumento, 76</w:t>
      </w:r>
    </w:p>
    <w:p w14:paraId="467A8671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66 - Diferença de preços baseada no aumento do número de quartos, 77</w:t>
      </w:r>
    </w:p>
    <w:p w14:paraId="658484D3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67 - Diferença de preços baseada no aumento do número de banheiros, 78</w:t>
      </w:r>
    </w:p>
    <w:p w14:paraId="27E88272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FIGURA 68 - Diferença de preços baseada no aumento do número de vagas, 79</w:t>
      </w:r>
    </w:p>
    <w:p w14:paraId="1DE1298E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6203F3C4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4CAB9579" w14:textId="77777777" w:rsidR="00E26083" w:rsidRDefault="00E26083">
      <w:pPr>
        <w:spacing w:line="240" w:lineRule="auto"/>
        <w:jc w:val="both"/>
      </w:pPr>
    </w:p>
    <w:p w14:paraId="6D9212AE" w14:textId="77777777" w:rsidR="00E26083" w:rsidRDefault="00E26083">
      <w:pPr>
        <w:spacing w:line="240" w:lineRule="auto"/>
        <w:jc w:val="both"/>
      </w:pPr>
    </w:p>
    <w:p w14:paraId="17E3813E" w14:textId="77777777" w:rsidR="00E26083" w:rsidRDefault="00E26083">
      <w:pPr>
        <w:spacing w:line="240" w:lineRule="auto"/>
        <w:jc w:val="both"/>
      </w:pPr>
    </w:p>
    <w:p w14:paraId="0DE1EDE2" w14:textId="77777777" w:rsidR="00E26083" w:rsidRDefault="00E26083">
      <w:pPr>
        <w:spacing w:line="240" w:lineRule="auto"/>
        <w:jc w:val="both"/>
      </w:pPr>
    </w:p>
    <w:p w14:paraId="2F6FC015" w14:textId="77777777" w:rsidR="00E26083" w:rsidRDefault="00E26083">
      <w:pPr>
        <w:spacing w:line="240" w:lineRule="auto"/>
        <w:jc w:val="both"/>
      </w:pPr>
    </w:p>
    <w:p w14:paraId="6D28BC52" w14:textId="77777777" w:rsidR="00E26083" w:rsidRDefault="00E26083">
      <w:pPr>
        <w:spacing w:line="240" w:lineRule="auto"/>
        <w:jc w:val="both"/>
      </w:pPr>
    </w:p>
    <w:p w14:paraId="4ECD75B2" w14:textId="77777777" w:rsidR="00E26083" w:rsidRDefault="00E26083">
      <w:pPr>
        <w:spacing w:line="240" w:lineRule="auto"/>
        <w:jc w:val="both"/>
      </w:pPr>
    </w:p>
    <w:p w14:paraId="3B291AAF" w14:textId="77777777" w:rsidR="00E26083" w:rsidRDefault="00E26083">
      <w:pPr>
        <w:spacing w:line="240" w:lineRule="auto"/>
        <w:jc w:val="both"/>
      </w:pPr>
    </w:p>
    <w:p w14:paraId="32F1906E" w14:textId="77777777" w:rsidR="00E26083" w:rsidRDefault="00E26083">
      <w:pPr>
        <w:spacing w:line="240" w:lineRule="auto"/>
        <w:jc w:val="both"/>
      </w:pPr>
    </w:p>
    <w:p w14:paraId="783E922A" w14:textId="77777777" w:rsidR="00E26083" w:rsidRDefault="00E26083">
      <w:pPr>
        <w:spacing w:line="240" w:lineRule="auto"/>
        <w:jc w:val="both"/>
      </w:pPr>
    </w:p>
    <w:p w14:paraId="137A5D08" w14:textId="77777777" w:rsidR="00E26083" w:rsidRDefault="00E26083">
      <w:pPr>
        <w:spacing w:line="240" w:lineRule="auto"/>
        <w:jc w:val="both"/>
      </w:pPr>
    </w:p>
    <w:p w14:paraId="584FB47A" w14:textId="77777777" w:rsidR="00E26083" w:rsidRDefault="00E26083">
      <w:pPr>
        <w:spacing w:line="240" w:lineRule="auto"/>
        <w:jc w:val="both"/>
      </w:pPr>
    </w:p>
    <w:p w14:paraId="04CB8B7C" w14:textId="77777777" w:rsidR="00E26083" w:rsidRDefault="00E26083">
      <w:pPr>
        <w:spacing w:line="240" w:lineRule="auto"/>
        <w:jc w:val="both"/>
      </w:pPr>
    </w:p>
    <w:p w14:paraId="0FB2BB63" w14:textId="77777777" w:rsidR="00E26083" w:rsidRDefault="00E26083">
      <w:pPr>
        <w:spacing w:line="240" w:lineRule="auto"/>
        <w:jc w:val="both"/>
      </w:pPr>
    </w:p>
    <w:p w14:paraId="56CB864D" w14:textId="77777777" w:rsidR="00E26083" w:rsidRDefault="00E26083">
      <w:pPr>
        <w:spacing w:line="240" w:lineRule="auto"/>
        <w:jc w:val="both"/>
      </w:pPr>
    </w:p>
    <w:p w14:paraId="58EC20CC" w14:textId="77777777" w:rsidR="00E26083" w:rsidRDefault="00E26083">
      <w:pPr>
        <w:spacing w:line="240" w:lineRule="auto"/>
        <w:jc w:val="both"/>
      </w:pPr>
    </w:p>
    <w:p w14:paraId="75B3105E" w14:textId="77777777" w:rsidR="00E26083" w:rsidRDefault="00E26083">
      <w:pPr>
        <w:spacing w:line="240" w:lineRule="auto"/>
        <w:jc w:val="both"/>
      </w:pPr>
    </w:p>
    <w:p w14:paraId="7187D351" w14:textId="77777777" w:rsidR="00E26083" w:rsidRDefault="00E26083">
      <w:pPr>
        <w:spacing w:line="240" w:lineRule="auto"/>
        <w:jc w:val="both"/>
      </w:pPr>
    </w:p>
    <w:p w14:paraId="02C2BD4B" w14:textId="77777777" w:rsidR="00E26083" w:rsidRDefault="00E26083">
      <w:pPr>
        <w:spacing w:line="240" w:lineRule="auto"/>
        <w:jc w:val="both"/>
      </w:pPr>
    </w:p>
    <w:p w14:paraId="03E4AB42" w14:textId="77777777" w:rsidR="00E26083" w:rsidRDefault="00E26083">
      <w:pPr>
        <w:spacing w:line="240" w:lineRule="auto"/>
        <w:jc w:val="both"/>
      </w:pPr>
    </w:p>
    <w:p w14:paraId="768AC19E" w14:textId="77777777" w:rsidR="00E26083" w:rsidRDefault="00E26083">
      <w:pPr>
        <w:spacing w:line="240" w:lineRule="auto"/>
        <w:jc w:val="both"/>
      </w:pPr>
    </w:p>
    <w:p w14:paraId="4432B589" w14:textId="77777777" w:rsidR="00E26083" w:rsidRDefault="00E26083">
      <w:pPr>
        <w:spacing w:line="240" w:lineRule="auto"/>
        <w:jc w:val="both"/>
      </w:pPr>
    </w:p>
    <w:p w14:paraId="686B3018" w14:textId="77777777" w:rsidR="00E26083" w:rsidRDefault="00E26083">
      <w:pPr>
        <w:spacing w:line="360" w:lineRule="auto"/>
        <w:jc w:val="center"/>
        <w:rPr>
          <w:b/>
          <w:sz w:val="24"/>
          <w:szCs w:val="24"/>
        </w:rPr>
      </w:pPr>
    </w:p>
    <w:p w14:paraId="7320F510" w14:textId="77777777" w:rsidR="00E26083" w:rsidRDefault="00E26083">
      <w:pPr>
        <w:spacing w:line="360" w:lineRule="auto"/>
        <w:jc w:val="center"/>
        <w:rPr>
          <w:b/>
          <w:sz w:val="24"/>
          <w:szCs w:val="24"/>
        </w:rPr>
      </w:pPr>
    </w:p>
    <w:p w14:paraId="526659AD" w14:textId="77777777" w:rsidR="00E26083" w:rsidRDefault="00F46FC8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LISTA DE TABELAS</w:t>
      </w:r>
    </w:p>
    <w:p w14:paraId="3B8B2D38" w14:textId="77777777" w:rsidR="00E26083" w:rsidRDefault="00E26083">
      <w:pPr>
        <w:spacing w:line="360" w:lineRule="auto"/>
        <w:jc w:val="center"/>
        <w:rPr>
          <w:sz w:val="24"/>
          <w:szCs w:val="24"/>
        </w:rPr>
      </w:pPr>
    </w:p>
    <w:p w14:paraId="6552A258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TABELA 1 - Característica dos imóveis…………………………………………………... 01 </w:t>
      </w:r>
    </w:p>
    <w:p w14:paraId="2E2B047A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TABELA 2 - Conjunto de dados após pré-processamento………………………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 02</w:t>
      </w:r>
    </w:p>
    <w:p w14:paraId="4357957C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TABELA 3 - Resultado do cálculo das métricas do modelo linear………………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 03</w:t>
      </w:r>
    </w:p>
    <w:p w14:paraId="120E95BC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TABELA 4 - Resultado das métricas da árvore de decisão, de acordo com sua profundidade…………………………………………………………………………………. 04</w:t>
      </w:r>
    </w:p>
    <w:p w14:paraId="5492FF0C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TABELA 5 - Resultado das métricas da floresta aleatória, de acordo com quantidade de árvores e profundidade ………………………………………………………………… 05</w:t>
      </w:r>
    </w:p>
    <w:p w14:paraId="264F6094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TABELA 6 - Média das características dos apartamentos com base na quantidade de quartos………………………………………………………………………………………… 06</w:t>
      </w:r>
    </w:p>
    <w:p w14:paraId="4E38D2D9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TABELA 7 - Resultado cálculos de eficiência das recomendações 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 07</w:t>
      </w:r>
    </w:p>
    <w:p w14:paraId="74FDBACD" w14:textId="77777777" w:rsidR="00E26083" w:rsidRDefault="00E26083">
      <w:pPr>
        <w:spacing w:line="360" w:lineRule="auto"/>
      </w:pPr>
    </w:p>
    <w:p w14:paraId="44F440DC" w14:textId="77777777" w:rsidR="00E26083" w:rsidRDefault="00E26083">
      <w:pPr>
        <w:spacing w:line="240" w:lineRule="auto"/>
        <w:jc w:val="center"/>
      </w:pPr>
    </w:p>
    <w:p w14:paraId="69691175" w14:textId="77777777" w:rsidR="00E26083" w:rsidRDefault="00E26083">
      <w:pPr>
        <w:spacing w:line="240" w:lineRule="auto"/>
        <w:jc w:val="center"/>
      </w:pPr>
    </w:p>
    <w:p w14:paraId="7ECFB807" w14:textId="77777777" w:rsidR="00E26083" w:rsidRDefault="00E26083">
      <w:pPr>
        <w:spacing w:line="240" w:lineRule="auto"/>
        <w:jc w:val="both"/>
      </w:pPr>
    </w:p>
    <w:p w14:paraId="01D3CE6C" w14:textId="77777777" w:rsidR="00E26083" w:rsidRDefault="00E26083">
      <w:pPr>
        <w:spacing w:line="240" w:lineRule="auto"/>
        <w:jc w:val="both"/>
      </w:pPr>
    </w:p>
    <w:p w14:paraId="35A2ABAC" w14:textId="77777777" w:rsidR="00E26083" w:rsidRDefault="00E26083">
      <w:pPr>
        <w:spacing w:line="240" w:lineRule="auto"/>
        <w:jc w:val="both"/>
      </w:pPr>
    </w:p>
    <w:p w14:paraId="3CA0C64B" w14:textId="77777777" w:rsidR="00E26083" w:rsidRDefault="00E26083">
      <w:pPr>
        <w:spacing w:line="240" w:lineRule="auto"/>
        <w:jc w:val="both"/>
      </w:pPr>
    </w:p>
    <w:p w14:paraId="7EE40FCC" w14:textId="77777777" w:rsidR="00E26083" w:rsidRDefault="00E26083">
      <w:pPr>
        <w:spacing w:line="240" w:lineRule="auto"/>
        <w:jc w:val="both"/>
      </w:pPr>
    </w:p>
    <w:p w14:paraId="0E3EFC2C" w14:textId="77777777" w:rsidR="00E26083" w:rsidRDefault="00E26083">
      <w:pPr>
        <w:spacing w:line="240" w:lineRule="auto"/>
        <w:jc w:val="both"/>
      </w:pPr>
    </w:p>
    <w:p w14:paraId="215CEF97" w14:textId="77777777" w:rsidR="00E26083" w:rsidRDefault="00E26083">
      <w:pPr>
        <w:spacing w:line="240" w:lineRule="auto"/>
        <w:jc w:val="both"/>
      </w:pPr>
    </w:p>
    <w:p w14:paraId="056031E6" w14:textId="77777777" w:rsidR="00E26083" w:rsidRDefault="00E26083">
      <w:pPr>
        <w:spacing w:line="240" w:lineRule="auto"/>
        <w:jc w:val="both"/>
      </w:pPr>
    </w:p>
    <w:p w14:paraId="56670751" w14:textId="77777777" w:rsidR="00E26083" w:rsidRDefault="00E26083">
      <w:pPr>
        <w:spacing w:line="240" w:lineRule="auto"/>
        <w:jc w:val="both"/>
      </w:pPr>
    </w:p>
    <w:p w14:paraId="49908232" w14:textId="77777777" w:rsidR="00E26083" w:rsidRDefault="00E26083">
      <w:pPr>
        <w:spacing w:line="240" w:lineRule="auto"/>
        <w:jc w:val="both"/>
      </w:pPr>
    </w:p>
    <w:p w14:paraId="47DF94DA" w14:textId="77777777" w:rsidR="00E26083" w:rsidRDefault="00E26083">
      <w:pPr>
        <w:spacing w:line="240" w:lineRule="auto"/>
        <w:jc w:val="both"/>
      </w:pPr>
    </w:p>
    <w:p w14:paraId="675E3D1E" w14:textId="77777777" w:rsidR="00E26083" w:rsidRDefault="00E26083">
      <w:pPr>
        <w:spacing w:line="240" w:lineRule="auto"/>
        <w:jc w:val="both"/>
      </w:pPr>
    </w:p>
    <w:p w14:paraId="255BA482" w14:textId="77777777" w:rsidR="00E26083" w:rsidRDefault="00E26083">
      <w:pPr>
        <w:spacing w:line="240" w:lineRule="auto"/>
        <w:jc w:val="both"/>
      </w:pPr>
    </w:p>
    <w:p w14:paraId="47C2C553" w14:textId="77777777" w:rsidR="00E26083" w:rsidRDefault="00E26083">
      <w:pPr>
        <w:spacing w:line="240" w:lineRule="auto"/>
        <w:jc w:val="both"/>
      </w:pPr>
    </w:p>
    <w:p w14:paraId="1618E08A" w14:textId="77777777" w:rsidR="00E26083" w:rsidRDefault="00E26083">
      <w:pPr>
        <w:spacing w:line="240" w:lineRule="auto"/>
        <w:jc w:val="both"/>
      </w:pPr>
    </w:p>
    <w:p w14:paraId="536ACA60" w14:textId="77777777" w:rsidR="00E26083" w:rsidRDefault="00E26083">
      <w:pPr>
        <w:spacing w:line="240" w:lineRule="auto"/>
        <w:jc w:val="both"/>
      </w:pPr>
    </w:p>
    <w:p w14:paraId="42E2A036" w14:textId="77777777" w:rsidR="00E26083" w:rsidRDefault="00E26083">
      <w:pPr>
        <w:spacing w:line="240" w:lineRule="auto"/>
        <w:jc w:val="both"/>
      </w:pPr>
    </w:p>
    <w:p w14:paraId="0B292192" w14:textId="77777777" w:rsidR="00E26083" w:rsidRDefault="00E26083">
      <w:pPr>
        <w:spacing w:line="240" w:lineRule="auto"/>
        <w:jc w:val="both"/>
      </w:pPr>
    </w:p>
    <w:p w14:paraId="43F98B5F" w14:textId="77777777" w:rsidR="00E26083" w:rsidRDefault="00E26083">
      <w:pPr>
        <w:spacing w:line="240" w:lineRule="auto"/>
        <w:jc w:val="both"/>
      </w:pPr>
    </w:p>
    <w:p w14:paraId="5764913B" w14:textId="77777777" w:rsidR="00E26083" w:rsidRDefault="00E26083">
      <w:pPr>
        <w:spacing w:line="240" w:lineRule="auto"/>
        <w:jc w:val="both"/>
      </w:pPr>
    </w:p>
    <w:p w14:paraId="4824567B" w14:textId="77777777" w:rsidR="00E26083" w:rsidRDefault="00E26083">
      <w:pPr>
        <w:spacing w:line="240" w:lineRule="auto"/>
        <w:jc w:val="both"/>
      </w:pPr>
    </w:p>
    <w:p w14:paraId="3516828D" w14:textId="77777777" w:rsidR="00E26083" w:rsidRDefault="00E26083">
      <w:pPr>
        <w:spacing w:line="240" w:lineRule="auto"/>
        <w:jc w:val="both"/>
      </w:pPr>
    </w:p>
    <w:p w14:paraId="3B9B3B35" w14:textId="77777777" w:rsidR="00E26083" w:rsidRDefault="00E26083">
      <w:pPr>
        <w:spacing w:line="240" w:lineRule="auto"/>
        <w:jc w:val="both"/>
      </w:pPr>
    </w:p>
    <w:p w14:paraId="4D3B2DE1" w14:textId="77777777" w:rsidR="00E26083" w:rsidRDefault="00E26083">
      <w:pPr>
        <w:spacing w:line="240" w:lineRule="auto"/>
        <w:jc w:val="both"/>
      </w:pPr>
    </w:p>
    <w:p w14:paraId="725BF178" w14:textId="77777777" w:rsidR="00E26083" w:rsidRDefault="00E26083">
      <w:pPr>
        <w:spacing w:line="240" w:lineRule="auto"/>
        <w:jc w:val="both"/>
      </w:pPr>
    </w:p>
    <w:p w14:paraId="4C4B758A" w14:textId="77777777" w:rsidR="00E26083" w:rsidRDefault="00E26083">
      <w:pPr>
        <w:spacing w:line="240" w:lineRule="auto"/>
        <w:jc w:val="both"/>
      </w:pPr>
    </w:p>
    <w:p w14:paraId="05E90D2C" w14:textId="77777777" w:rsidR="00E26083" w:rsidRDefault="00E26083">
      <w:pPr>
        <w:spacing w:line="240" w:lineRule="auto"/>
        <w:jc w:val="both"/>
      </w:pPr>
    </w:p>
    <w:p w14:paraId="58AB02E3" w14:textId="77777777" w:rsidR="00E26083" w:rsidRDefault="00E26083">
      <w:pPr>
        <w:spacing w:line="240" w:lineRule="auto"/>
        <w:jc w:val="both"/>
      </w:pPr>
    </w:p>
    <w:p w14:paraId="339A9742" w14:textId="77777777" w:rsidR="00E26083" w:rsidRDefault="00E26083">
      <w:pPr>
        <w:spacing w:line="240" w:lineRule="auto"/>
        <w:jc w:val="both"/>
      </w:pPr>
    </w:p>
    <w:p w14:paraId="4CA97BD1" w14:textId="77777777" w:rsidR="00E26083" w:rsidRDefault="00F46FC8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SUMÁRIO</w:t>
      </w:r>
    </w:p>
    <w:p w14:paraId="1CFFEDA6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INTRODUÇÃO, 13</w:t>
      </w:r>
    </w:p>
    <w:p w14:paraId="214CC249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CAPÍTULO 1 SISTEMA AGREGADOR PARA ANÁLISE DE CARACTERÍSTICAS DE IMÓVEIS COM RASTREAMENTO WEB E APRENDIZADO DE MÁQUINA, 16</w:t>
      </w:r>
    </w:p>
    <w:p w14:paraId="18C64137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1.1 Rastreador Web, 16</w:t>
      </w:r>
    </w:p>
    <w:p w14:paraId="08C09487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1.2 Fluxo de Busca, 17</w:t>
      </w:r>
    </w:p>
    <w:p w14:paraId="5F0EC5B3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1.3 Aprendizado de Máquina, 19</w:t>
      </w:r>
    </w:p>
    <w:p w14:paraId="54C348E1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1.3.1 Aplicações, 20</w:t>
      </w:r>
    </w:p>
    <w:p w14:paraId="62CFCC4F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1.4 Tarefas de Aprendizado, 20</w:t>
      </w:r>
    </w:p>
    <w:p w14:paraId="58DDD41B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1.5 Tipos de Aprendizado, 21</w:t>
      </w:r>
    </w:p>
    <w:p w14:paraId="511EEEBE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1.5.1 Aprendizagem Supervisionada, 21</w:t>
      </w:r>
    </w:p>
    <w:p w14:paraId="2AB9CE2F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1.5.2 Aprendizagem Não Supervisionada, 22</w:t>
      </w:r>
    </w:p>
    <w:p w14:paraId="3527AEC7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1.6 Fluxo de Funcionamento de um Sistema AM, 22</w:t>
      </w:r>
    </w:p>
    <w:p w14:paraId="4E68C9A1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1.7 Sistema de Regressão, 23</w:t>
      </w:r>
    </w:p>
    <w:p w14:paraId="250C0E51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1.7.1 Regressão Linear Simples e Múltipla, 24</w:t>
      </w:r>
    </w:p>
    <w:p w14:paraId="5A8DF152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1.7.2 Árvore de Decisão e Floresta Aleatória, 26</w:t>
      </w:r>
    </w:p>
    <w:p w14:paraId="126FC3F6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1.8 Sistema de Recomendação, 28</w:t>
      </w:r>
    </w:p>
    <w:p w14:paraId="64BD80CB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1.9 Tipos de Recomendação, 29</w:t>
      </w:r>
    </w:p>
    <w:p w14:paraId="5502D013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1.9.1 Filtragem Colaborativa, 29</w:t>
      </w:r>
    </w:p>
    <w:p w14:paraId="67F54B0E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1.9.2 Recomendação Baseada em Conteúdo, 29</w:t>
      </w:r>
    </w:p>
    <w:p w14:paraId="484D5657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1.10 Técnicas de Recomendação, 30</w:t>
      </w:r>
    </w:p>
    <w:p w14:paraId="59F623EA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1.10.1 Recomendação Baseada em Vizinhança, 30</w:t>
      </w:r>
    </w:p>
    <w:p w14:paraId="52CCBFD1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1.11 Distância Euclidiana, 30</w:t>
      </w:r>
    </w:p>
    <w:p w14:paraId="13E79FC7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1.12 Similaridade do Cosseno, 31</w:t>
      </w:r>
    </w:p>
    <w:p w14:paraId="37E94985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1.13 K-Vizinhos Mais Próximos, 32</w:t>
      </w:r>
    </w:p>
    <w:p w14:paraId="0BB63DF3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CAPÌTULO 2 MATERIAIS E MÉTODOS, 34</w:t>
      </w:r>
    </w:p>
    <w:p w14:paraId="69734374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2.1 Ambiente de Desenvolvimento, 34</w:t>
      </w:r>
    </w:p>
    <w:p w14:paraId="05EFB17B" w14:textId="77777777" w:rsidR="00E26083" w:rsidRPr="00393905" w:rsidRDefault="00F46FC8">
      <w:pPr>
        <w:spacing w:line="360" w:lineRule="auto"/>
        <w:rPr>
          <w:sz w:val="24"/>
          <w:szCs w:val="24"/>
          <w:lang w:val="en-US"/>
          <w:rPrChange w:id="9" w:author="Renato Dourado Maia" w:date="2018-05-19T20:26:00Z">
            <w:rPr>
              <w:sz w:val="24"/>
              <w:szCs w:val="24"/>
            </w:rPr>
          </w:rPrChange>
        </w:rPr>
      </w:pPr>
      <w:r w:rsidRPr="00393905">
        <w:rPr>
          <w:sz w:val="24"/>
          <w:szCs w:val="24"/>
          <w:lang w:val="en-US"/>
          <w:rPrChange w:id="10" w:author="Renato Dourado Maia" w:date="2018-05-19T20:26:00Z">
            <w:rPr>
              <w:sz w:val="24"/>
              <w:szCs w:val="24"/>
            </w:rPr>
          </w:rPrChange>
        </w:rPr>
        <w:t xml:space="preserve">2.2 </w:t>
      </w:r>
      <w:proofErr w:type="spellStart"/>
      <w:r w:rsidRPr="00393905">
        <w:rPr>
          <w:sz w:val="24"/>
          <w:szCs w:val="24"/>
          <w:lang w:val="en-US"/>
          <w:rPrChange w:id="11" w:author="Renato Dourado Maia" w:date="2018-05-19T20:26:00Z">
            <w:rPr>
              <w:sz w:val="24"/>
              <w:szCs w:val="24"/>
            </w:rPr>
          </w:rPrChange>
        </w:rPr>
        <w:t>Linguagem</w:t>
      </w:r>
      <w:proofErr w:type="spellEnd"/>
      <w:r w:rsidRPr="00393905">
        <w:rPr>
          <w:sz w:val="24"/>
          <w:szCs w:val="24"/>
          <w:lang w:val="en-US"/>
          <w:rPrChange w:id="12" w:author="Renato Dourado Maia" w:date="2018-05-19T20:26:00Z">
            <w:rPr>
              <w:sz w:val="24"/>
              <w:szCs w:val="24"/>
            </w:rPr>
          </w:rPrChange>
        </w:rPr>
        <w:t xml:space="preserve"> Python, 35</w:t>
      </w:r>
    </w:p>
    <w:p w14:paraId="57786438" w14:textId="77777777" w:rsidR="00E26083" w:rsidRPr="008F2BA2" w:rsidRDefault="00F46FC8">
      <w:pPr>
        <w:spacing w:line="360" w:lineRule="auto"/>
        <w:rPr>
          <w:sz w:val="24"/>
          <w:szCs w:val="24"/>
          <w:lang w:val="en-US"/>
          <w:rPrChange w:id="13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14" w:author="Renato Dourado Maia" w:date="2018-05-19T20:04:00Z">
            <w:rPr>
              <w:sz w:val="24"/>
              <w:szCs w:val="24"/>
            </w:rPr>
          </w:rPrChange>
        </w:rPr>
        <w:lastRenderedPageBreak/>
        <w:t xml:space="preserve">2.3 </w:t>
      </w:r>
      <w:proofErr w:type="spellStart"/>
      <w:r w:rsidRPr="008F2BA2">
        <w:rPr>
          <w:sz w:val="24"/>
          <w:szCs w:val="24"/>
          <w:lang w:val="en-US"/>
          <w:rPrChange w:id="15" w:author="Renato Dourado Maia" w:date="2018-05-19T20:04:00Z">
            <w:rPr>
              <w:sz w:val="24"/>
              <w:szCs w:val="24"/>
            </w:rPr>
          </w:rPrChange>
        </w:rPr>
        <w:t>Bibliotecas</w:t>
      </w:r>
      <w:proofErr w:type="spellEnd"/>
      <w:r w:rsidRPr="008F2BA2">
        <w:rPr>
          <w:sz w:val="24"/>
          <w:szCs w:val="24"/>
          <w:lang w:val="en-US"/>
          <w:rPrChange w:id="16" w:author="Renato Dourado Maia" w:date="2018-05-19T20:04:00Z">
            <w:rPr>
              <w:sz w:val="24"/>
              <w:szCs w:val="24"/>
            </w:rPr>
          </w:rPrChange>
        </w:rPr>
        <w:t>, 36</w:t>
      </w:r>
    </w:p>
    <w:p w14:paraId="40A99C73" w14:textId="77777777" w:rsidR="00E26083" w:rsidRPr="008F2BA2" w:rsidRDefault="00F46FC8">
      <w:pPr>
        <w:spacing w:line="360" w:lineRule="auto"/>
        <w:rPr>
          <w:sz w:val="24"/>
          <w:szCs w:val="24"/>
          <w:lang w:val="en-US"/>
          <w:rPrChange w:id="17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18" w:author="Renato Dourado Maia" w:date="2018-05-19T20:04:00Z">
            <w:rPr>
              <w:sz w:val="24"/>
              <w:szCs w:val="24"/>
            </w:rPr>
          </w:rPrChange>
        </w:rPr>
        <w:t>2.3.1 Requests, 36</w:t>
      </w:r>
    </w:p>
    <w:p w14:paraId="45E3B507" w14:textId="77777777" w:rsidR="00E26083" w:rsidRPr="008F2BA2" w:rsidRDefault="00F46FC8">
      <w:pPr>
        <w:spacing w:line="360" w:lineRule="auto"/>
        <w:rPr>
          <w:sz w:val="24"/>
          <w:szCs w:val="24"/>
          <w:lang w:val="en-US"/>
          <w:rPrChange w:id="19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20" w:author="Renato Dourado Maia" w:date="2018-05-19T20:04:00Z">
            <w:rPr>
              <w:sz w:val="24"/>
              <w:szCs w:val="24"/>
            </w:rPr>
          </w:rPrChange>
        </w:rPr>
        <w:t xml:space="preserve">2.3.2 </w:t>
      </w:r>
      <w:proofErr w:type="spellStart"/>
      <w:r w:rsidRPr="008F2BA2">
        <w:rPr>
          <w:sz w:val="24"/>
          <w:szCs w:val="24"/>
          <w:lang w:val="en-US"/>
          <w:rPrChange w:id="21" w:author="Renato Dourado Maia" w:date="2018-05-19T20:04:00Z">
            <w:rPr>
              <w:sz w:val="24"/>
              <w:szCs w:val="24"/>
            </w:rPr>
          </w:rPrChange>
        </w:rPr>
        <w:t>BeautifulSoup</w:t>
      </w:r>
      <w:proofErr w:type="spellEnd"/>
      <w:r w:rsidRPr="008F2BA2">
        <w:rPr>
          <w:sz w:val="24"/>
          <w:szCs w:val="24"/>
          <w:lang w:val="en-US"/>
          <w:rPrChange w:id="22" w:author="Renato Dourado Maia" w:date="2018-05-19T20:04:00Z">
            <w:rPr>
              <w:sz w:val="24"/>
              <w:szCs w:val="24"/>
            </w:rPr>
          </w:rPrChange>
        </w:rPr>
        <w:t>, 37</w:t>
      </w:r>
    </w:p>
    <w:p w14:paraId="4BA4B1CC" w14:textId="77777777" w:rsidR="00E26083" w:rsidRPr="008F2BA2" w:rsidRDefault="00F46FC8">
      <w:pPr>
        <w:spacing w:line="360" w:lineRule="auto"/>
        <w:rPr>
          <w:sz w:val="24"/>
          <w:szCs w:val="24"/>
          <w:lang w:val="en-US"/>
          <w:rPrChange w:id="23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24" w:author="Renato Dourado Maia" w:date="2018-05-19T20:04:00Z">
            <w:rPr>
              <w:sz w:val="24"/>
              <w:szCs w:val="24"/>
            </w:rPr>
          </w:rPrChange>
        </w:rPr>
        <w:t xml:space="preserve">2.3.3 </w:t>
      </w:r>
      <w:proofErr w:type="spellStart"/>
      <w:r w:rsidRPr="008F2BA2">
        <w:rPr>
          <w:sz w:val="24"/>
          <w:szCs w:val="24"/>
          <w:lang w:val="en-US"/>
          <w:rPrChange w:id="25" w:author="Renato Dourado Maia" w:date="2018-05-19T20:04:00Z">
            <w:rPr>
              <w:sz w:val="24"/>
              <w:szCs w:val="24"/>
            </w:rPr>
          </w:rPrChange>
        </w:rPr>
        <w:t>Googlemaps</w:t>
      </w:r>
      <w:proofErr w:type="spellEnd"/>
      <w:r w:rsidRPr="008F2BA2">
        <w:rPr>
          <w:sz w:val="24"/>
          <w:szCs w:val="24"/>
          <w:lang w:val="en-US"/>
          <w:rPrChange w:id="26" w:author="Renato Dourado Maia" w:date="2018-05-19T20:04:00Z">
            <w:rPr>
              <w:sz w:val="24"/>
              <w:szCs w:val="24"/>
            </w:rPr>
          </w:rPrChange>
        </w:rPr>
        <w:t xml:space="preserve"> Geocoding, 37</w:t>
      </w:r>
    </w:p>
    <w:p w14:paraId="0845BA4D" w14:textId="77777777" w:rsidR="00E26083" w:rsidRPr="008F2BA2" w:rsidRDefault="00F46FC8">
      <w:pPr>
        <w:spacing w:line="360" w:lineRule="auto"/>
        <w:rPr>
          <w:sz w:val="24"/>
          <w:szCs w:val="24"/>
          <w:lang w:val="en-US"/>
          <w:rPrChange w:id="27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28" w:author="Renato Dourado Maia" w:date="2018-05-19T20:04:00Z">
            <w:rPr>
              <w:sz w:val="24"/>
              <w:szCs w:val="24"/>
            </w:rPr>
          </w:rPrChange>
        </w:rPr>
        <w:t xml:space="preserve">2.3.4 </w:t>
      </w:r>
      <w:proofErr w:type="spellStart"/>
      <w:r w:rsidRPr="008F2BA2">
        <w:rPr>
          <w:sz w:val="24"/>
          <w:szCs w:val="24"/>
          <w:lang w:val="en-US"/>
          <w:rPrChange w:id="29" w:author="Renato Dourado Maia" w:date="2018-05-19T20:04:00Z">
            <w:rPr>
              <w:sz w:val="24"/>
              <w:szCs w:val="24"/>
            </w:rPr>
          </w:rPrChange>
        </w:rPr>
        <w:t>Mysql.connector</w:t>
      </w:r>
      <w:proofErr w:type="spellEnd"/>
      <w:r w:rsidRPr="008F2BA2">
        <w:rPr>
          <w:sz w:val="24"/>
          <w:szCs w:val="24"/>
          <w:lang w:val="en-US"/>
          <w:rPrChange w:id="30" w:author="Renato Dourado Maia" w:date="2018-05-19T20:04:00Z">
            <w:rPr>
              <w:sz w:val="24"/>
              <w:szCs w:val="24"/>
            </w:rPr>
          </w:rPrChange>
        </w:rPr>
        <w:t>, 37</w:t>
      </w:r>
    </w:p>
    <w:p w14:paraId="7608D19E" w14:textId="77777777" w:rsidR="00E26083" w:rsidRPr="008F2BA2" w:rsidRDefault="00F46FC8">
      <w:pPr>
        <w:spacing w:line="360" w:lineRule="auto"/>
        <w:rPr>
          <w:sz w:val="24"/>
          <w:szCs w:val="24"/>
          <w:lang w:val="en-US"/>
          <w:rPrChange w:id="31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32" w:author="Renato Dourado Maia" w:date="2018-05-19T20:04:00Z">
            <w:rPr>
              <w:sz w:val="24"/>
              <w:szCs w:val="24"/>
            </w:rPr>
          </w:rPrChange>
        </w:rPr>
        <w:t xml:space="preserve">2.3.5 </w:t>
      </w:r>
      <w:proofErr w:type="spellStart"/>
      <w:r w:rsidRPr="008F2BA2">
        <w:rPr>
          <w:sz w:val="24"/>
          <w:szCs w:val="24"/>
          <w:lang w:val="en-US"/>
          <w:rPrChange w:id="33" w:author="Renato Dourado Maia" w:date="2018-05-19T20:04:00Z">
            <w:rPr>
              <w:sz w:val="24"/>
              <w:szCs w:val="24"/>
            </w:rPr>
          </w:rPrChange>
        </w:rPr>
        <w:t>Scikit</w:t>
      </w:r>
      <w:proofErr w:type="spellEnd"/>
      <w:r w:rsidRPr="008F2BA2">
        <w:rPr>
          <w:sz w:val="24"/>
          <w:szCs w:val="24"/>
          <w:lang w:val="en-US"/>
          <w:rPrChange w:id="34" w:author="Renato Dourado Maia" w:date="2018-05-19T20:04:00Z">
            <w:rPr>
              <w:sz w:val="24"/>
              <w:szCs w:val="24"/>
            </w:rPr>
          </w:rPrChange>
        </w:rPr>
        <w:t>-learn, 37</w:t>
      </w:r>
    </w:p>
    <w:p w14:paraId="4B5E9CB3" w14:textId="77777777" w:rsidR="00E26083" w:rsidRPr="00E40A4B" w:rsidRDefault="00F46FC8">
      <w:pPr>
        <w:spacing w:line="360" w:lineRule="auto"/>
        <w:rPr>
          <w:sz w:val="24"/>
          <w:szCs w:val="24"/>
        </w:rPr>
      </w:pPr>
      <w:r w:rsidRPr="00393905">
        <w:rPr>
          <w:sz w:val="24"/>
          <w:szCs w:val="24"/>
        </w:rPr>
        <w:t xml:space="preserve">2.3.6 </w:t>
      </w:r>
      <w:proofErr w:type="spellStart"/>
      <w:r w:rsidRPr="00393905">
        <w:rPr>
          <w:sz w:val="24"/>
          <w:szCs w:val="24"/>
        </w:rPr>
        <w:t>Numpy</w:t>
      </w:r>
      <w:proofErr w:type="spellEnd"/>
      <w:r w:rsidRPr="00393905">
        <w:rPr>
          <w:sz w:val="24"/>
          <w:szCs w:val="24"/>
        </w:rPr>
        <w:t>, 38</w:t>
      </w:r>
    </w:p>
    <w:p w14:paraId="07AE5413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2.3.7 Pandas, 38</w:t>
      </w:r>
    </w:p>
    <w:p w14:paraId="45DC1699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2.3.8 </w:t>
      </w:r>
      <w:proofErr w:type="spellStart"/>
      <w:r>
        <w:rPr>
          <w:sz w:val="24"/>
          <w:szCs w:val="24"/>
        </w:rPr>
        <w:t>Matplotlib</w:t>
      </w:r>
      <w:proofErr w:type="spellEnd"/>
      <w:r>
        <w:rPr>
          <w:sz w:val="24"/>
          <w:szCs w:val="24"/>
        </w:rPr>
        <w:t>, 39</w:t>
      </w:r>
    </w:p>
    <w:p w14:paraId="275BC02E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2.3.9 </w:t>
      </w:r>
      <w:proofErr w:type="spellStart"/>
      <w:r>
        <w:rPr>
          <w:sz w:val="24"/>
          <w:szCs w:val="24"/>
        </w:rPr>
        <w:t>Bokeh</w:t>
      </w:r>
      <w:proofErr w:type="spellEnd"/>
      <w:r>
        <w:rPr>
          <w:sz w:val="24"/>
          <w:szCs w:val="24"/>
        </w:rPr>
        <w:t>, 40</w:t>
      </w:r>
    </w:p>
    <w:p w14:paraId="05E85AF7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2.4 Questionário, 40</w:t>
      </w:r>
    </w:p>
    <w:p w14:paraId="3DF65653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CAPÍTULO 3 RESULTADOS: APRESENTAÇÃO, ANÁLISE E DISCUSSÃO, 41</w:t>
      </w:r>
    </w:p>
    <w:p w14:paraId="2E5A8884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3.1 Rastreador Web, 42</w:t>
      </w:r>
    </w:p>
    <w:p w14:paraId="62340C0A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3.2 </w:t>
      </w:r>
      <w:proofErr w:type="spellStart"/>
      <w:r>
        <w:rPr>
          <w:sz w:val="24"/>
          <w:szCs w:val="24"/>
        </w:rPr>
        <w:t>Regressor</w:t>
      </w:r>
      <w:proofErr w:type="spellEnd"/>
      <w:r>
        <w:rPr>
          <w:sz w:val="24"/>
          <w:szCs w:val="24"/>
        </w:rPr>
        <w:t>, 46</w:t>
      </w:r>
    </w:p>
    <w:p w14:paraId="01BEBE8B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3.3 Sistema de Recomendação e Busca, 62</w:t>
      </w:r>
    </w:p>
    <w:p w14:paraId="0DA084FC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3.4 Análise Exploratória dos Dados, 73</w:t>
      </w:r>
    </w:p>
    <w:p w14:paraId="621A6AA6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CAPÍTULO 4 APLICAÇÃO, 80</w:t>
      </w:r>
    </w:p>
    <w:p w14:paraId="2A7A4E81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CONSIDERAÇÕES FINAIS, 81</w:t>
      </w:r>
    </w:p>
    <w:p w14:paraId="3122696E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REFERÊNCIAS, 83</w:t>
      </w:r>
    </w:p>
    <w:p w14:paraId="10336E24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20151201" w14:textId="77777777" w:rsidR="00E26083" w:rsidRDefault="00E26083">
      <w:pPr>
        <w:spacing w:line="240" w:lineRule="auto"/>
        <w:jc w:val="both"/>
      </w:pPr>
    </w:p>
    <w:p w14:paraId="6360694F" w14:textId="77777777" w:rsidR="00E26083" w:rsidRDefault="00E26083">
      <w:pPr>
        <w:spacing w:line="240" w:lineRule="auto"/>
        <w:jc w:val="both"/>
      </w:pPr>
    </w:p>
    <w:p w14:paraId="04B4D757" w14:textId="77777777" w:rsidR="00E26083" w:rsidRDefault="00E26083">
      <w:pPr>
        <w:spacing w:line="240" w:lineRule="auto"/>
        <w:jc w:val="both"/>
      </w:pPr>
    </w:p>
    <w:p w14:paraId="28B5DDB4" w14:textId="77777777" w:rsidR="00E26083" w:rsidRDefault="00E26083">
      <w:pPr>
        <w:spacing w:line="240" w:lineRule="auto"/>
        <w:jc w:val="both"/>
      </w:pPr>
    </w:p>
    <w:p w14:paraId="64070599" w14:textId="77777777" w:rsidR="00E26083" w:rsidRDefault="00E26083">
      <w:pPr>
        <w:spacing w:line="240" w:lineRule="auto"/>
        <w:jc w:val="both"/>
      </w:pPr>
    </w:p>
    <w:p w14:paraId="7C6EBC29" w14:textId="77777777" w:rsidR="00E26083" w:rsidRDefault="00E26083">
      <w:pPr>
        <w:spacing w:line="240" w:lineRule="auto"/>
        <w:jc w:val="both"/>
      </w:pPr>
    </w:p>
    <w:p w14:paraId="3F355B38" w14:textId="77777777" w:rsidR="00E26083" w:rsidRDefault="00E26083">
      <w:pPr>
        <w:spacing w:line="240" w:lineRule="auto"/>
        <w:jc w:val="both"/>
      </w:pPr>
    </w:p>
    <w:p w14:paraId="7CF94397" w14:textId="77777777" w:rsidR="00E26083" w:rsidRDefault="00E26083">
      <w:pPr>
        <w:spacing w:line="240" w:lineRule="auto"/>
        <w:jc w:val="both"/>
      </w:pPr>
    </w:p>
    <w:p w14:paraId="01A2E64E" w14:textId="77777777" w:rsidR="00E26083" w:rsidRDefault="00E26083">
      <w:pPr>
        <w:spacing w:line="240" w:lineRule="auto"/>
        <w:jc w:val="both"/>
      </w:pPr>
    </w:p>
    <w:p w14:paraId="6169E7EB" w14:textId="77777777" w:rsidR="00E26083" w:rsidRDefault="00E26083">
      <w:pPr>
        <w:spacing w:line="240" w:lineRule="auto"/>
        <w:jc w:val="both"/>
      </w:pPr>
    </w:p>
    <w:p w14:paraId="36F31B4F" w14:textId="77777777" w:rsidR="00E26083" w:rsidRDefault="00E26083">
      <w:pPr>
        <w:spacing w:line="240" w:lineRule="auto"/>
        <w:jc w:val="both"/>
      </w:pPr>
    </w:p>
    <w:p w14:paraId="276B6B16" w14:textId="77777777" w:rsidR="00E26083" w:rsidRDefault="00E26083">
      <w:pPr>
        <w:spacing w:line="240" w:lineRule="auto"/>
        <w:jc w:val="both"/>
      </w:pPr>
    </w:p>
    <w:p w14:paraId="5EF7E61C" w14:textId="77777777" w:rsidR="00E26083" w:rsidRDefault="00E26083">
      <w:pPr>
        <w:spacing w:line="240" w:lineRule="auto"/>
        <w:jc w:val="both"/>
      </w:pPr>
    </w:p>
    <w:p w14:paraId="6743A613" w14:textId="77777777" w:rsidR="00E26083" w:rsidRDefault="00E26083">
      <w:pPr>
        <w:spacing w:line="240" w:lineRule="auto"/>
        <w:jc w:val="both"/>
      </w:pPr>
    </w:p>
    <w:p w14:paraId="294701F1" w14:textId="77777777" w:rsidR="00E26083" w:rsidRDefault="00E26083">
      <w:pPr>
        <w:spacing w:line="240" w:lineRule="auto"/>
        <w:jc w:val="both"/>
      </w:pPr>
    </w:p>
    <w:p w14:paraId="242248A1" w14:textId="77777777" w:rsidR="00E26083" w:rsidRDefault="00E26083">
      <w:pPr>
        <w:spacing w:line="240" w:lineRule="auto"/>
        <w:jc w:val="both"/>
      </w:pPr>
    </w:p>
    <w:p w14:paraId="5249064E" w14:textId="77777777" w:rsidR="00E26083" w:rsidRDefault="00E26083">
      <w:pPr>
        <w:spacing w:line="240" w:lineRule="auto"/>
        <w:jc w:val="both"/>
      </w:pPr>
    </w:p>
    <w:p w14:paraId="5683B28E" w14:textId="77777777" w:rsidR="00E26083" w:rsidRDefault="00E26083">
      <w:pPr>
        <w:spacing w:line="240" w:lineRule="auto"/>
        <w:jc w:val="both"/>
      </w:pPr>
    </w:p>
    <w:p w14:paraId="1565D1B9" w14:textId="77777777" w:rsidR="00E26083" w:rsidRDefault="00E26083">
      <w:pPr>
        <w:spacing w:line="240" w:lineRule="auto"/>
        <w:jc w:val="both"/>
      </w:pPr>
    </w:p>
    <w:p w14:paraId="7E2B5B67" w14:textId="77777777" w:rsidR="00E26083" w:rsidRDefault="00E26083">
      <w:pPr>
        <w:spacing w:line="240" w:lineRule="auto"/>
        <w:jc w:val="both"/>
      </w:pPr>
    </w:p>
    <w:p w14:paraId="605E7D45" w14:textId="77777777" w:rsidR="00E26083" w:rsidRDefault="00E26083">
      <w:pPr>
        <w:spacing w:line="240" w:lineRule="auto"/>
        <w:jc w:val="both"/>
      </w:pPr>
    </w:p>
    <w:p w14:paraId="23F8ADD7" w14:textId="77777777" w:rsidR="00E26083" w:rsidRDefault="00E26083">
      <w:pPr>
        <w:spacing w:line="240" w:lineRule="auto"/>
        <w:jc w:val="both"/>
      </w:pPr>
    </w:p>
    <w:p w14:paraId="1631C88E" w14:textId="77777777" w:rsidR="00E26083" w:rsidRDefault="00E26083">
      <w:pPr>
        <w:spacing w:line="240" w:lineRule="auto"/>
        <w:jc w:val="both"/>
      </w:pPr>
    </w:p>
    <w:p w14:paraId="0EE7B2F3" w14:textId="77777777" w:rsidR="00E26083" w:rsidRDefault="00E26083">
      <w:pPr>
        <w:spacing w:line="240" w:lineRule="auto"/>
        <w:jc w:val="both"/>
      </w:pPr>
    </w:p>
    <w:p w14:paraId="69C8D311" w14:textId="77777777" w:rsidR="00E26083" w:rsidRDefault="00E26083">
      <w:pPr>
        <w:spacing w:line="360" w:lineRule="auto"/>
        <w:jc w:val="center"/>
        <w:rPr>
          <w:b/>
          <w:sz w:val="24"/>
          <w:szCs w:val="24"/>
        </w:rPr>
      </w:pPr>
    </w:p>
    <w:p w14:paraId="58561541" w14:textId="77777777" w:rsidR="00E26083" w:rsidRDefault="00F46FC8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INTRODUÇÃO</w:t>
      </w:r>
    </w:p>
    <w:p w14:paraId="797A55E5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653E38FC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constante crescimento dos centros urbanos tem ocasionado o aumento de demanda por uma moradia proporcionalmente, tornando este fato extremamente importante para empresas do ramo imobiliário. Esse mercado sofreu uma desaceleração causada pela recessão sofrida pelo país a partir de 2012, mas para 2018, tais empresas </w:t>
      </w:r>
      <w:proofErr w:type="spellStart"/>
      <w:r>
        <w:rPr>
          <w:sz w:val="24"/>
          <w:szCs w:val="24"/>
        </w:rPr>
        <w:t>prevêem</w:t>
      </w:r>
      <w:proofErr w:type="spellEnd"/>
      <w:r>
        <w:rPr>
          <w:sz w:val="24"/>
          <w:szCs w:val="24"/>
        </w:rPr>
        <w:t xml:space="preserve"> um retorno de crescimento, consequência da baixa da taxa SELIC e as novas regras definidas pelo Governo Federal em relação ao programa Minha Casa Minha Vida (EXAME, 2017).</w:t>
      </w:r>
    </w:p>
    <w:p w14:paraId="1F1D130F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oferta de imóveis muitas vezes é feita através de ferramentas tecnológicas, principalmente por meio dos sites mantidos pelas empresas deste segmento. Gera-se então um imenso volume de dados digitais que podem chegar a milhares de gigabytes de informação, contendo as características de cada imóvel e a transação comercial disponibilizada, seja de compra, venda, aluguel, dentre outras. E esse aumento na produção de dados digitais é uma das características que podemos imputar a toda humanidade atual, pois </w:t>
      </w:r>
      <w:del w:id="35" w:author="Renato Dourado Maia" w:date="2018-05-19T20:12:00Z">
        <w:r w:rsidDel="00F46FC8">
          <w:rPr>
            <w:sz w:val="24"/>
            <w:szCs w:val="24"/>
          </w:rPr>
          <w:delText xml:space="preserve">em </w:delText>
        </w:r>
      </w:del>
      <w:r>
        <w:rPr>
          <w:sz w:val="24"/>
          <w:szCs w:val="24"/>
        </w:rPr>
        <w:t xml:space="preserve">um estudo realizado pela empresa IDC, especialista em análise de dados, para a empresa EMC, apontou que </w:t>
      </w:r>
      <w:proofErr w:type="gramStart"/>
      <w:r>
        <w:rPr>
          <w:sz w:val="24"/>
          <w:szCs w:val="24"/>
        </w:rPr>
        <w:t>o  volume</w:t>
      </w:r>
      <w:proofErr w:type="gramEnd"/>
      <w:r>
        <w:rPr>
          <w:sz w:val="24"/>
          <w:szCs w:val="24"/>
        </w:rPr>
        <w:t xml:space="preserve"> de dados digitais tem dobrado a cada dois anos, chegando a 4,4 trilhões de gigabytes de informação no ano de 2013, e que em 2020 os dados criados e copiados chegarão à marca de 44 trilhões de gigabytes (EMC, 2014).</w:t>
      </w:r>
    </w:p>
    <w:p w14:paraId="3970F56D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commentRangeStart w:id="36"/>
      <w:r>
        <w:rPr>
          <w:sz w:val="24"/>
          <w:szCs w:val="24"/>
        </w:rPr>
        <w:t xml:space="preserve">Através </w:t>
      </w:r>
      <w:commentRangeEnd w:id="36"/>
      <w:r>
        <w:rPr>
          <w:rStyle w:val="Refdecomentrio"/>
        </w:rPr>
        <w:commentReference w:id="36"/>
      </w:r>
      <w:r>
        <w:rPr>
          <w:sz w:val="24"/>
          <w:szCs w:val="24"/>
        </w:rPr>
        <w:t xml:space="preserve">desta perspectiva o uso da Aprendizagem de Máquina, técnica de computação baseada em Inteligência Artificial, </w:t>
      </w:r>
      <w:commentRangeStart w:id="37"/>
      <w:r>
        <w:rPr>
          <w:sz w:val="24"/>
          <w:szCs w:val="24"/>
        </w:rPr>
        <w:t>criad</w:t>
      </w:r>
      <w:del w:id="38" w:author="Renato Dourado Maia" w:date="2018-05-19T20:13:00Z">
        <w:r w:rsidDel="00F46FC8">
          <w:rPr>
            <w:sz w:val="24"/>
            <w:szCs w:val="24"/>
          </w:rPr>
          <w:delText>o</w:delText>
        </w:r>
      </w:del>
      <w:ins w:id="39" w:author="Renato Dourado Maia" w:date="2018-05-19T20:13:00Z">
        <w:r>
          <w:rPr>
            <w:sz w:val="24"/>
            <w:szCs w:val="24"/>
          </w:rPr>
          <w:t>a</w:t>
        </w:r>
      </w:ins>
      <w:r>
        <w:rPr>
          <w:sz w:val="24"/>
          <w:szCs w:val="24"/>
        </w:rPr>
        <w:t xml:space="preserve"> </w:t>
      </w:r>
      <w:commentRangeEnd w:id="37"/>
      <w:r>
        <w:rPr>
          <w:rStyle w:val="Refdecomentrio"/>
        </w:rPr>
        <w:commentReference w:id="37"/>
      </w:r>
      <w:r>
        <w:rPr>
          <w:sz w:val="24"/>
          <w:szCs w:val="24"/>
        </w:rPr>
        <w:t xml:space="preserve">em meados da década de 70 </w:t>
      </w:r>
      <w:commentRangeStart w:id="40"/>
      <w:commentRangeStart w:id="41"/>
      <w:commentRangeStart w:id="42"/>
      <w:proofErr w:type="spellStart"/>
      <w:r>
        <w:rPr>
          <w:sz w:val="24"/>
          <w:szCs w:val="24"/>
        </w:rPr>
        <w:t>Faceli</w:t>
      </w:r>
      <w:proofErr w:type="spellEnd"/>
      <w:r>
        <w:rPr>
          <w:sz w:val="24"/>
          <w:szCs w:val="24"/>
        </w:rPr>
        <w:t xml:space="preserve"> et. </w:t>
      </w:r>
      <w:proofErr w:type="gramStart"/>
      <w:r>
        <w:rPr>
          <w:sz w:val="24"/>
          <w:szCs w:val="24"/>
        </w:rPr>
        <w:t>al</w:t>
      </w:r>
      <w:proofErr w:type="gramEnd"/>
      <w:r>
        <w:rPr>
          <w:sz w:val="24"/>
          <w:szCs w:val="24"/>
        </w:rPr>
        <w:t xml:space="preserve"> (2011)</w:t>
      </w:r>
      <w:commentRangeEnd w:id="40"/>
      <w:r>
        <w:rPr>
          <w:rStyle w:val="Refdecomentrio"/>
        </w:rPr>
        <w:commentReference w:id="40"/>
      </w:r>
      <w:commentRangeEnd w:id="41"/>
      <w:r w:rsidR="000B0865">
        <w:rPr>
          <w:rStyle w:val="Refdecomentrio"/>
        </w:rPr>
        <w:commentReference w:id="41"/>
      </w:r>
      <w:commentRangeEnd w:id="42"/>
      <w:r w:rsidR="000B0865">
        <w:rPr>
          <w:rStyle w:val="Refdecomentrio"/>
        </w:rPr>
        <w:commentReference w:id="42"/>
      </w:r>
      <w:r>
        <w:rPr>
          <w:sz w:val="24"/>
          <w:szCs w:val="24"/>
        </w:rPr>
        <w:t>, passou a ser usada para tratativa de conjuntos de dados que são impossíveis de serem analisados mecânica e mentalmente por um humano, com o objetivo de aprendizado e predição de padrões.</w:t>
      </w:r>
    </w:p>
    <w:p w14:paraId="3D841B4F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problema surge quando ao buscar uma informação referente a um imóvel, o usuário se depara com inúmeras opções de sites e empresas, consequentemente, uma imensa quantidade de aspectos, em grande parte repetidos, e que não conseguem expor de forma clara as vantagens e desvantagens da aquisição do imóvel, principalmente se o valor fornecido pela imobiliária é condizente com a região na qual o imóvel se encontra. </w:t>
      </w:r>
    </w:p>
    <w:p w14:paraId="10186ED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Como então obter informações adicionais, por meio de todos esses dados e que ainda façam sentido para o usuário e possa auxiliá-lo na decisão de escolher o melhor imóvel, ou seja, o que mais atende a seus objetivos a curto e longo prazo?</w:t>
      </w:r>
    </w:p>
    <w:p w14:paraId="14609FA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Este estudo recolheu os dados referentes aos imóveis e aplicou técnicas de Aprendizado de Máquina, tais como Regressão Linear, Árvores de Decisão e Sistemas de Recomendação, retirando aspectos que adicionam valor às informações que são disponibilizadas atualmente pelas empresas do setor imobiliário.</w:t>
      </w:r>
    </w:p>
    <w:p w14:paraId="59D9549B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Através de um conjunto de dados obtidos automaticamente em </w:t>
      </w:r>
      <w:commentRangeStart w:id="43"/>
      <w:r>
        <w:rPr>
          <w:sz w:val="24"/>
          <w:szCs w:val="24"/>
        </w:rPr>
        <w:t>sites imobiliários</w:t>
      </w:r>
      <w:commentRangeEnd w:id="43"/>
      <w:r w:rsidR="001715AA">
        <w:rPr>
          <w:rStyle w:val="Refdecomentrio"/>
        </w:rPr>
        <w:commentReference w:id="43"/>
      </w:r>
      <w:r>
        <w:rPr>
          <w:sz w:val="24"/>
          <w:szCs w:val="24"/>
        </w:rPr>
        <w:t xml:space="preserve">, este estudo construiu um sistema que pôde fornecer aos usuários não somente informações sobre os imóveis, mas também sobre o bairro e cidade. Para tal </w:t>
      </w:r>
      <w:del w:id="44" w:author="Renato Dourado Maia" w:date="2018-05-19T20:15:00Z">
        <w:r w:rsidDel="001715AA">
          <w:rPr>
            <w:sz w:val="24"/>
            <w:szCs w:val="24"/>
          </w:rPr>
          <w:delText xml:space="preserve">foram </w:delText>
        </w:r>
      </w:del>
      <w:ins w:id="45" w:author="Renato Dourado Maia" w:date="2018-05-19T20:15:00Z">
        <w:r w:rsidR="001715AA">
          <w:rPr>
            <w:sz w:val="24"/>
            <w:szCs w:val="24"/>
          </w:rPr>
          <w:t xml:space="preserve">foi </w:t>
        </w:r>
      </w:ins>
      <w:r>
        <w:rPr>
          <w:sz w:val="24"/>
          <w:szCs w:val="24"/>
        </w:rPr>
        <w:t>necessário</w:t>
      </w:r>
      <w:del w:id="46" w:author="Renato Dourado Maia" w:date="2018-05-19T20:16:00Z">
        <w:r w:rsidDel="001715AA">
          <w:rPr>
            <w:sz w:val="24"/>
            <w:szCs w:val="24"/>
          </w:rPr>
          <w:delText>s</w:delText>
        </w:r>
      </w:del>
      <w:r>
        <w:rPr>
          <w:sz w:val="24"/>
          <w:szCs w:val="24"/>
        </w:rPr>
        <w:t xml:space="preserve"> o atendimento dos seguintes objetivos específicos:</w:t>
      </w:r>
    </w:p>
    <w:p w14:paraId="018FAC15" w14:textId="77777777" w:rsidR="00E26083" w:rsidRDefault="00F46FC8">
      <w:pPr>
        <w:numPr>
          <w:ilvl w:val="0"/>
          <w:numId w:val="14"/>
        </w:numPr>
        <w:spacing w:line="360" w:lineRule="auto"/>
        <w:contextualSpacing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criação</w:t>
      </w:r>
      <w:proofErr w:type="gramEnd"/>
      <w:r>
        <w:rPr>
          <w:sz w:val="24"/>
          <w:szCs w:val="24"/>
        </w:rPr>
        <w:t xml:space="preserve"> de um rastreador web, para busca dos dados;</w:t>
      </w:r>
    </w:p>
    <w:p w14:paraId="7FC95913" w14:textId="77777777" w:rsidR="00E26083" w:rsidRDefault="00F46FC8">
      <w:pPr>
        <w:numPr>
          <w:ilvl w:val="0"/>
          <w:numId w:val="14"/>
        </w:numPr>
        <w:spacing w:line="360" w:lineRule="auto"/>
        <w:contextualSpacing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armazenamento</w:t>
      </w:r>
      <w:proofErr w:type="gramEnd"/>
      <w:r>
        <w:rPr>
          <w:sz w:val="24"/>
          <w:szCs w:val="24"/>
        </w:rPr>
        <w:t xml:space="preserve"> correto dos dados obtidos;</w:t>
      </w:r>
    </w:p>
    <w:p w14:paraId="6A6B17A0" w14:textId="77777777" w:rsidR="00E26083" w:rsidRDefault="00F46FC8">
      <w:pPr>
        <w:numPr>
          <w:ilvl w:val="0"/>
          <w:numId w:val="14"/>
        </w:numPr>
        <w:spacing w:line="360" w:lineRule="auto"/>
        <w:contextualSpacing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análise</w:t>
      </w:r>
      <w:proofErr w:type="gramEnd"/>
      <w:r>
        <w:rPr>
          <w:sz w:val="24"/>
          <w:szCs w:val="24"/>
        </w:rPr>
        <w:t xml:space="preserve"> e manipulação correta do conjunto de dados;</w:t>
      </w:r>
    </w:p>
    <w:p w14:paraId="297645E5" w14:textId="77777777" w:rsidR="00E26083" w:rsidRDefault="00F46FC8">
      <w:pPr>
        <w:numPr>
          <w:ilvl w:val="0"/>
          <w:numId w:val="14"/>
        </w:numPr>
        <w:spacing w:line="360" w:lineRule="auto"/>
        <w:contextualSpacing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criação</w:t>
      </w:r>
      <w:proofErr w:type="gramEnd"/>
      <w:r>
        <w:rPr>
          <w:sz w:val="24"/>
          <w:szCs w:val="24"/>
        </w:rPr>
        <w:t xml:space="preserve"> de um sistema de regressão e recomendação consistentes;</w:t>
      </w:r>
    </w:p>
    <w:p w14:paraId="396423D4" w14:textId="77777777" w:rsidR="00E26083" w:rsidRDefault="00F46FC8">
      <w:pPr>
        <w:numPr>
          <w:ilvl w:val="0"/>
          <w:numId w:val="14"/>
        </w:numPr>
        <w:spacing w:line="360" w:lineRule="auto"/>
        <w:contextualSpacing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análise</w:t>
      </w:r>
      <w:proofErr w:type="gramEnd"/>
      <w:r>
        <w:rPr>
          <w:sz w:val="24"/>
          <w:szCs w:val="24"/>
        </w:rPr>
        <w:t xml:space="preserve"> exploratória satisfatória dos dados;</w:t>
      </w:r>
    </w:p>
    <w:p w14:paraId="51BF5A5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commentRangeStart w:id="47"/>
      <w:r>
        <w:rPr>
          <w:sz w:val="24"/>
          <w:szCs w:val="24"/>
        </w:rPr>
        <w:t>Este estudo se apresentou viável pois a internet conseguiu democratizar o acesso à informação e fornecimento de serviços em uma proporção nunca antes vista. O crescimento anual apresentado pelo comércio online de produtos é prova disto. A questão é que nem sempre as informações fornecidas agregam conhecimento ao usuário em relação ao seu desejo.</w:t>
      </w:r>
      <w:commentRangeEnd w:id="47"/>
      <w:r w:rsidR="001715AA">
        <w:rPr>
          <w:rStyle w:val="Refdecomentrio"/>
        </w:rPr>
        <w:commentReference w:id="47"/>
      </w:r>
    </w:p>
    <w:p w14:paraId="34F9FC7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Este estudo possibilitou retirar, dos dados disponibilizados, ideias que complementem o conhecimento prévio dos usuários, abrangendo não somente o imóvel, mas também o bairro e a cidade, de forma que auxiliem este a tomar a melhor decisão, ou a decisão que achar pertinente para o momento. Outro benefício é que o modelo foi criado através de ferramentas de análise e programação gratuitas.</w:t>
      </w:r>
    </w:p>
    <w:p w14:paraId="75577643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No total o trabalho foi composto por quatro capítulos, sendo o capítulo um o detalhamento dos conceitos teóricos referentes às técnicas de rastreamento web e aprendizagem de máquina</w:t>
      </w:r>
      <w:ins w:id="48" w:author="Renato Dourado Maia" w:date="2018-05-19T20:16:00Z">
        <w:r w:rsidR="001715AA">
          <w:rPr>
            <w:sz w:val="24"/>
            <w:szCs w:val="24"/>
          </w:rPr>
          <w:t xml:space="preserve">; </w:t>
        </w:r>
      </w:ins>
      <w:del w:id="49" w:author="Renato Dourado Maia" w:date="2018-05-19T20:16:00Z">
        <w:r w:rsidDel="001715AA">
          <w:rPr>
            <w:sz w:val="24"/>
            <w:szCs w:val="24"/>
          </w:rPr>
          <w:delText>. O</w:delText>
        </w:r>
      </w:del>
      <w:ins w:id="50" w:author="Renato Dourado Maia" w:date="2018-05-19T20:17:00Z">
        <w:r w:rsidR="001715AA">
          <w:rPr>
            <w:sz w:val="24"/>
            <w:szCs w:val="24"/>
          </w:rPr>
          <w:t>o</w:t>
        </w:r>
      </w:ins>
      <w:r>
        <w:rPr>
          <w:sz w:val="24"/>
          <w:szCs w:val="24"/>
        </w:rPr>
        <w:t xml:space="preserve"> capítulo dois detalhada a metodologia e os materiais empregados para elaboração do sistema</w:t>
      </w:r>
      <w:ins w:id="51" w:author="Renato Dourado Maia" w:date="2018-05-19T20:17:00Z">
        <w:r w:rsidR="001715AA">
          <w:rPr>
            <w:sz w:val="24"/>
            <w:szCs w:val="24"/>
          </w:rPr>
          <w:t xml:space="preserve">; </w:t>
        </w:r>
      </w:ins>
      <w:del w:id="52" w:author="Renato Dourado Maia" w:date="2018-05-19T20:17:00Z">
        <w:r w:rsidDel="001715AA">
          <w:rPr>
            <w:sz w:val="24"/>
            <w:szCs w:val="24"/>
          </w:rPr>
          <w:delText>. O</w:delText>
        </w:r>
      </w:del>
      <w:ins w:id="53" w:author="Renato Dourado Maia" w:date="2018-05-19T20:17:00Z">
        <w:r w:rsidR="001715AA">
          <w:rPr>
            <w:sz w:val="24"/>
            <w:szCs w:val="24"/>
          </w:rPr>
          <w:t>o</w:t>
        </w:r>
      </w:ins>
      <w:r>
        <w:rPr>
          <w:sz w:val="24"/>
          <w:szCs w:val="24"/>
        </w:rPr>
        <w:t xml:space="preserve"> capítulo três apresenta</w:t>
      </w:r>
      <w:ins w:id="54" w:author="Renato Dourado Maia" w:date="2018-05-19T20:17:00Z">
        <w:r w:rsidR="001715AA">
          <w:rPr>
            <w:sz w:val="24"/>
            <w:szCs w:val="24"/>
          </w:rPr>
          <w:t xml:space="preserve"> e discute</w:t>
        </w:r>
      </w:ins>
      <w:r>
        <w:rPr>
          <w:sz w:val="24"/>
          <w:szCs w:val="24"/>
        </w:rPr>
        <w:t xml:space="preserve"> os resultados obtidos pelas ferramentas desenvolvidas</w:t>
      </w:r>
      <w:ins w:id="55" w:author="Renato Dourado Maia" w:date="2018-05-19T20:17:00Z">
        <w:r w:rsidR="001715AA">
          <w:rPr>
            <w:sz w:val="24"/>
            <w:szCs w:val="24"/>
          </w:rPr>
          <w:t>; n</w:t>
        </w:r>
      </w:ins>
      <w:del w:id="56" w:author="Renato Dourado Maia" w:date="2018-05-19T20:17:00Z">
        <w:r w:rsidDel="001715AA">
          <w:rPr>
            <w:sz w:val="24"/>
            <w:szCs w:val="24"/>
          </w:rPr>
          <w:delText xml:space="preserve"> juntamente com a discussão destes. E </w:delText>
        </w:r>
      </w:del>
      <w:r>
        <w:rPr>
          <w:sz w:val="24"/>
          <w:szCs w:val="24"/>
        </w:rPr>
        <w:t xml:space="preserve">o capítulo quatro é apontada uma indicação </w:t>
      </w:r>
      <w:del w:id="57" w:author="Renato Dourado Maia" w:date="2018-05-19T20:18:00Z">
        <w:r w:rsidDel="001715AA">
          <w:rPr>
            <w:sz w:val="24"/>
            <w:szCs w:val="24"/>
          </w:rPr>
          <w:delText>de qual</w:delText>
        </w:r>
      </w:del>
      <w:ins w:id="58" w:author="Renato Dourado Maia" w:date="2018-05-19T20:18:00Z">
        <w:r w:rsidR="001715AA">
          <w:rPr>
            <w:sz w:val="24"/>
            <w:szCs w:val="24"/>
          </w:rPr>
          <w:t>da</w:t>
        </w:r>
      </w:ins>
      <w:r>
        <w:rPr>
          <w:sz w:val="24"/>
          <w:szCs w:val="24"/>
        </w:rPr>
        <w:t xml:space="preserve"> área e tipos de usuário </w:t>
      </w:r>
      <w:del w:id="59" w:author="Renato Dourado Maia" w:date="2018-05-19T20:18:00Z">
        <w:r w:rsidDel="001715AA">
          <w:rPr>
            <w:sz w:val="24"/>
            <w:szCs w:val="24"/>
          </w:rPr>
          <w:delText>este</w:delText>
        </w:r>
      </w:del>
      <w:ins w:id="60" w:author="Renato Dourado Maia" w:date="2018-05-19T20:18:00Z">
        <w:r w:rsidR="001715AA">
          <w:rPr>
            <w:sz w:val="24"/>
            <w:szCs w:val="24"/>
          </w:rPr>
          <w:t>aos</w:t>
        </w:r>
      </w:ins>
      <w:r>
        <w:rPr>
          <w:sz w:val="24"/>
          <w:szCs w:val="24"/>
        </w:rPr>
        <w:t xml:space="preserve"> trabalho é destinado.</w:t>
      </w:r>
    </w:p>
    <w:p w14:paraId="3760CD0B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17A6FDA2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7C5CF322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14E863E7" w14:textId="77777777" w:rsidR="00E26083" w:rsidRDefault="00E26083">
      <w:pPr>
        <w:spacing w:line="240" w:lineRule="auto"/>
        <w:jc w:val="both"/>
      </w:pPr>
    </w:p>
    <w:p w14:paraId="324D54D5" w14:textId="77777777" w:rsidR="00E26083" w:rsidRDefault="00E26083">
      <w:pPr>
        <w:spacing w:line="240" w:lineRule="auto"/>
        <w:jc w:val="both"/>
      </w:pPr>
    </w:p>
    <w:p w14:paraId="5BBC46E5" w14:textId="77777777" w:rsidR="00E26083" w:rsidRDefault="00E26083">
      <w:pPr>
        <w:spacing w:line="240" w:lineRule="auto"/>
        <w:jc w:val="both"/>
      </w:pPr>
    </w:p>
    <w:p w14:paraId="60F89F06" w14:textId="77777777" w:rsidR="00E26083" w:rsidRDefault="00E26083">
      <w:pPr>
        <w:spacing w:line="240" w:lineRule="auto"/>
        <w:jc w:val="both"/>
      </w:pPr>
    </w:p>
    <w:p w14:paraId="3CF98F3C" w14:textId="77777777" w:rsidR="00E26083" w:rsidRDefault="00E26083">
      <w:pPr>
        <w:spacing w:line="240" w:lineRule="auto"/>
        <w:jc w:val="both"/>
      </w:pPr>
    </w:p>
    <w:p w14:paraId="4CF8B368" w14:textId="77777777" w:rsidR="00E26083" w:rsidRDefault="00E26083">
      <w:pPr>
        <w:spacing w:line="240" w:lineRule="auto"/>
        <w:jc w:val="both"/>
      </w:pPr>
    </w:p>
    <w:p w14:paraId="7C0788F9" w14:textId="77777777" w:rsidR="00E26083" w:rsidRDefault="00E26083">
      <w:pPr>
        <w:spacing w:line="240" w:lineRule="auto"/>
        <w:jc w:val="both"/>
      </w:pPr>
    </w:p>
    <w:p w14:paraId="481EC3C0" w14:textId="77777777" w:rsidR="00E26083" w:rsidRDefault="00E26083">
      <w:pPr>
        <w:spacing w:line="240" w:lineRule="auto"/>
        <w:jc w:val="both"/>
      </w:pPr>
    </w:p>
    <w:p w14:paraId="5F486A00" w14:textId="77777777" w:rsidR="00E26083" w:rsidRDefault="00E26083">
      <w:pPr>
        <w:spacing w:line="240" w:lineRule="auto"/>
        <w:jc w:val="both"/>
      </w:pPr>
    </w:p>
    <w:p w14:paraId="78176640" w14:textId="77777777" w:rsidR="00E26083" w:rsidRDefault="00E26083">
      <w:pPr>
        <w:spacing w:line="240" w:lineRule="auto"/>
        <w:jc w:val="both"/>
      </w:pPr>
    </w:p>
    <w:p w14:paraId="34BAA6CD" w14:textId="77777777" w:rsidR="00E26083" w:rsidRDefault="00E26083">
      <w:pPr>
        <w:spacing w:line="240" w:lineRule="auto"/>
        <w:jc w:val="both"/>
      </w:pPr>
    </w:p>
    <w:p w14:paraId="779DE28E" w14:textId="77777777" w:rsidR="00E26083" w:rsidRDefault="00E26083">
      <w:pPr>
        <w:spacing w:line="240" w:lineRule="auto"/>
        <w:jc w:val="both"/>
      </w:pPr>
    </w:p>
    <w:p w14:paraId="7F096ADA" w14:textId="77777777" w:rsidR="00E26083" w:rsidRDefault="00E26083">
      <w:pPr>
        <w:spacing w:line="240" w:lineRule="auto"/>
        <w:jc w:val="both"/>
      </w:pPr>
    </w:p>
    <w:p w14:paraId="27552468" w14:textId="77777777" w:rsidR="00E26083" w:rsidRDefault="00E26083">
      <w:pPr>
        <w:spacing w:line="240" w:lineRule="auto"/>
        <w:jc w:val="both"/>
      </w:pPr>
    </w:p>
    <w:p w14:paraId="08628353" w14:textId="77777777" w:rsidR="00E26083" w:rsidRDefault="00E26083">
      <w:pPr>
        <w:spacing w:line="240" w:lineRule="auto"/>
        <w:jc w:val="both"/>
      </w:pPr>
    </w:p>
    <w:p w14:paraId="4654BCF3" w14:textId="77777777" w:rsidR="00E26083" w:rsidRDefault="00E26083">
      <w:pPr>
        <w:spacing w:line="240" w:lineRule="auto"/>
        <w:jc w:val="both"/>
      </w:pPr>
    </w:p>
    <w:p w14:paraId="3BE1A027" w14:textId="77777777" w:rsidR="00E26083" w:rsidRDefault="00E26083">
      <w:pPr>
        <w:spacing w:line="240" w:lineRule="auto"/>
        <w:jc w:val="both"/>
      </w:pPr>
    </w:p>
    <w:p w14:paraId="59C9C4E5" w14:textId="77777777" w:rsidR="00E26083" w:rsidRDefault="00E26083">
      <w:pPr>
        <w:spacing w:line="240" w:lineRule="auto"/>
        <w:jc w:val="both"/>
      </w:pPr>
    </w:p>
    <w:p w14:paraId="2C935F08" w14:textId="77777777" w:rsidR="00E26083" w:rsidRDefault="00E26083">
      <w:pPr>
        <w:spacing w:line="240" w:lineRule="auto"/>
        <w:jc w:val="both"/>
      </w:pPr>
    </w:p>
    <w:p w14:paraId="2CB18794" w14:textId="77777777" w:rsidR="00E26083" w:rsidRDefault="00E26083">
      <w:pPr>
        <w:spacing w:line="240" w:lineRule="auto"/>
        <w:jc w:val="both"/>
      </w:pPr>
    </w:p>
    <w:p w14:paraId="31AB1228" w14:textId="77777777" w:rsidR="00E26083" w:rsidRDefault="00E26083">
      <w:pPr>
        <w:spacing w:line="240" w:lineRule="auto"/>
        <w:jc w:val="both"/>
      </w:pPr>
    </w:p>
    <w:p w14:paraId="0AE456C3" w14:textId="77777777" w:rsidR="00E26083" w:rsidRDefault="00E26083">
      <w:pPr>
        <w:spacing w:line="240" w:lineRule="auto"/>
        <w:jc w:val="both"/>
      </w:pPr>
    </w:p>
    <w:p w14:paraId="74E11C3A" w14:textId="77777777" w:rsidR="00E26083" w:rsidRDefault="00E26083">
      <w:pPr>
        <w:spacing w:line="240" w:lineRule="auto"/>
        <w:jc w:val="both"/>
      </w:pPr>
    </w:p>
    <w:p w14:paraId="7B04CF68" w14:textId="77777777" w:rsidR="00E26083" w:rsidRDefault="00E26083">
      <w:pPr>
        <w:spacing w:line="240" w:lineRule="auto"/>
        <w:jc w:val="both"/>
      </w:pPr>
    </w:p>
    <w:p w14:paraId="0295D02E" w14:textId="77777777" w:rsidR="00E26083" w:rsidRDefault="00E26083">
      <w:pPr>
        <w:spacing w:line="240" w:lineRule="auto"/>
        <w:jc w:val="both"/>
      </w:pPr>
    </w:p>
    <w:p w14:paraId="486030E1" w14:textId="77777777" w:rsidR="00E26083" w:rsidRDefault="00E26083">
      <w:pPr>
        <w:spacing w:line="240" w:lineRule="auto"/>
        <w:jc w:val="both"/>
      </w:pPr>
    </w:p>
    <w:p w14:paraId="2D3FFC1D" w14:textId="77777777" w:rsidR="00E26083" w:rsidRDefault="00E26083">
      <w:pPr>
        <w:spacing w:line="240" w:lineRule="auto"/>
        <w:jc w:val="both"/>
      </w:pPr>
    </w:p>
    <w:p w14:paraId="0AB79CE3" w14:textId="77777777" w:rsidR="00E26083" w:rsidRDefault="00E26083">
      <w:pPr>
        <w:spacing w:line="240" w:lineRule="auto"/>
        <w:jc w:val="both"/>
      </w:pPr>
    </w:p>
    <w:p w14:paraId="410A545B" w14:textId="77777777" w:rsidR="00E26083" w:rsidRDefault="00E26083">
      <w:pPr>
        <w:spacing w:line="240" w:lineRule="auto"/>
        <w:jc w:val="both"/>
      </w:pPr>
    </w:p>
    <w:p w14:paraId="4453011F" w14:textId="77777777" w:rsidR="00E26083" w:rsidRDefault="00E26083">
      <w:pPr>
        <w:spacing w:line="240" w:lineRule="auto"/>
        <w:jc w:val="both"/>
      </w:pPr>
    </w:p>
    <w:p w14:paraId="3F5EE8D7" w14:textId="77777777" w:rsidR="00E26083" w:rsidRDefault="00E26083">
      <w:pPr>
        <w:spacing w:line="240" w:lineRule="auto"/>
        <w:jc w:val="both"/>
      </w:pPr>
    </w:p>
    <w:p w14:paraId="37174D22" w14:textId="77777777" w:rsidR="00E26083" w:rsidRDefault="00E26083">
      <w:pPr>
        <w:spacing w:line="240" w:lineRule="auto"/>
        <w:jc w:val="both"/>
      </w:pPr>
    </w:p>
    <w:p w14:paraId="13F6E0B4" w14:textId="77777777" w:rsidR="00E26083" w:rsidRDefault="00E26083">
      <w:pPr>
        <w:spacing w:line="240" w:lineRule="auto"/>
        <w:jc w:val="both"/>
      </w:pPr>
    </w:p>
    <w:p w14:paraId="01171A95" w14:textId="77777777" w:rsidR="00E26083" w:rsidRDefault="00E26083">
      <w:pPr>
        <w:spacing w:line="240" w:lineRule="auto"/>
        <w:jc w:val="both"/>
      </w:pPr>
    </w:p>
    <w:p w14:paraId="6E637AA7" w14:textId="77777777" w:rsidR="00E26083" w:rsidRDefault="00E26083">
      <w:pPr>
        <w:spacing w:line="240" w:lineRule="auto"/>
        <w:jc w:val="both"/>
      </w:pPr>
    </w:p>
    <w:p w14:paraId="79653F2B" w14:textId="77777777" w:rsidR="00E26083" w:rsidRDefault="00E26083">
      <w:pPr>
        <w:spacing w:line="240" w:lineRule="auto"/>
        <w:jc w:val="both"/>
      </w:pPr>
    </w:p>
    <w:p w14:paraId="3C354C95" w14:textId="77777777" w:rsidR="00E26083" w:rsidRDefault="00E26083">
      <w:pPr>
        <w:spacing w:line="240" w:lineRule="auto"/>
        <w:jc w:val="both"/>
      </w:pPr>
    </w:p>
    <w:p w14:paraId="63C7C2A0" w14:textId="77777777" w:rsidR="00E26083" w:rsidRDefault="00E26083">
      <w:pPr>
        <w:spacing w:line="240" w:lineRule="auto"/>
        <w:jc w:val="both"/>
      </w:pPr>
    </w:p>
    <w:p w14:paraId="01824D72" w14:textId="77777777" w:rsidR="00E26083" w:rsidRDefault="00E26083">
      <w:pPr>
        <w:spacing w:line="240" w:lineRule="auto"/>
        <w:jc w:val="both"/>
      </w:pPr>
    </w:p>
    <w:p w14:paraId="7EE1AF4E" w14:textId="77777777" w:rsidR="00E26083" w:rsidRDefault="00E26083">
      <w:pPr>
        <w:spacing w:line="240" w:lineRule="auto"/>
        <w:jc w:val="both"/>
      </w:pPr>
    </w:p>
    <w:p w14:paraId="330F3993" w14:textId="77777777" w:rsidR="00E26083" w:rsidRDefault="00E26083">
      <w:pPr>
        <w:spacing w:line="240" w:lineRule="auto"/>
        <w:jc w:val="both"/>
      </w:pPr>
    </w:p>
    <w:p w14:paraId="6A20938B" w14:textId="77777777" w:rsidR="00E26083" w:rsidRDefault="00E26083">
      <w:pPr>
        <w:spacing w:line="240" w:lineRule="auto"/>
        <w:jc w:val="both"/>
      </w:pPr>
    </w:p>
    <w:p w14:paraId="7EC91ED9" w14:textId="77777777" w:rsidR="009D29D0" w:rsidRDefault="009D29D0">
      <w:pPr>
        <w:spacing w:line="360" w:lineRule="auto"/>
        <w:rPr>
          <w:ins w:id="61" w:author="Seven" w:date="2018-05-20T20:27:00Z"/>
          <w:b/>
          <w:sz w:val="24"/>
          <w:szCs w:val="24"/>
        </w:rPr>
      </w:pPr>
    </w:p>
    <w:p w14:paraId="04B1657E" w14:textId="77777777" w:rsidR="009D29D0" w:rsidRDefault="009D29D0">
      <w:pPr>
        <w:spacing w:line="360" w:lineRule="auto"/>
        <w:rPr>
          <w:ins w:id="62" w:author="Seven" w:date="2018-05-20T20:27:00Z"/>
          <w:b/>
          <w:sz w:val="24"/>
          <w:szCs w:val="24"/>
        </w:rPr>
      </w:pPr>
    </w:p>
    <w:p w14:paraId="248F5397" w14:textId="77777777" w:rsidR="009D29D0" w:rsidRDefault="009D29D0">
      <w:pPr>
        <w:spacing w:line="360" w:lineRule="auto"/>
        <w:rPr>
          <w:ins w:id="63" w:author="Seven" w:date="2018-05-20T20:27:00Z"/>
          <w:b/>
          <w:sz w:val="24"/>
          <w:szCs w:val="24"/>
        </w:rPr>
      </w:pPr>
    </w:p>
    <w:p w14:paraId="29867FE7" w14:textId="77777777" w:rsidR="009D29D0" w:rsidRDefault="009D29D0">
      <w:pPr>
        <w:spacing w:line="360" w:lineRule="auto"/>
        <w:rPr>
          <w:ins w:id="64" w:author="Seven" w:date="2018-05-20T20:28:00Z"/>
          <w:b/>
          <w:sz w:val="24"/>
          <w:szCs w:val="24"/>
        </w:rPr>
      </w:pPr>
    </w:p>
    <w:p w14:paraId="27E595AA" w14:textId="77777777" w:rsidR="009D29D0" w:rsidRDefault="009D29D0">
      <w:pPr>
        <w:spacing w:line="360" w:lineRule="auto"/>
        <w:rPr>
          <w:ins w:id="65" w:author="Seven" w:date="2018-05-20T20:28:00Z"/>
          <w:b/>
          <w:sz w:val="24"/>
          <w:szCs w:val="24"/>
        </w:rPr>
      </w:pPr>
    </w:p>
    <w:p w14:paraId="2DAB5EF2" w14:textId="77777777" w:rsidR="009D29D0" w:rsidRDefault="009D29D0">
      <w:pPr>
        <w:spacing w:line="360" w:lineRule="auto"/>
        <w:rPr>
          <w:ins w:id="66" w:author="Seven" w:date="2018-05-20T20:28:00Z"/>
          <w:b/>
          <w:sz w:val="24"/>
          <w:szCs w:val="24"/>
        </w:rPr>
      </w:pPr>
    </w:p>
    <w:p w14:paraId="226628A2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CAPÍTULO 1 SISTEMA AGREGADOR PARA ANÁLISE DE CARACTERÍSTICAS DE IMÓVEIS COM RASTREAMENTO WEB E APRENDIZADO DE MÁQUINA</w:t>
      </w:r>
    </w:p>
    <w:p w14:paraId="4431839A" w14:textId="77777777" w:rsidR="00E26083" w:rsidRDefault="00E26083">
      <w:pPr>
        <w:spacing w:line="360" w:lineRule="auto"/>
        <w:rPr>
          <w:sz w:val="24"/>
          <w:szCs w:val="24"/>
        </w:rPr>
      </w:pPr>
    </w:p>
    <w:p w14:paraId="3A927FFD" w14:textId="77777777" w:rsidR="00E26083" w:rsidRDefault="00F46FC8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Neste capítulo serão discutidos os conceitos e teorias dos componentes que, juntos,  foram utilizados para a criação do Sistema Agregador.</w:t>
      </w:r>
    </w:p>
    <w:p w14:paraId="2144ECF8" w14:textId="77777777" w:rsidR="00E26083" w:rsidRDefault="00F46FC8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Farão parte os seguintes temas:</w:t>
      </w:r>
    </w:p>
    <w:p w14:paraId="6C43BAAF" w14:textId="77777777" w:rsidR="00E26083" w:rsidRDefault="00F46FC8">
      <w:pPr>
        <w:numPr>
          <w:ilvl w:val="0"/>
          <w:numId w:val="18"/>
        </w:numPr>
        <w:spacing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Rastreador Web.</w:t>
      </w:r>
    </w:p>
    <w:p w14:paraId="7D5DCE8C" w14:textId="77777777" w:rsidR="00E26083" w:rsidRDefault="00F46FC8">
      <w:pPr>
        <w:numPr>
          <w:ilvl w:val="0"/>
          <w:numId w:val="18"/>
        </w:numPr>
        <w:spacing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Aprendizagem de Máquina.</w:t>
      </w:r>
    </w:p>
    <w:p w14:paraId="12C9BE2F" w14:textId="77777777" w:rsidR="00E26083" w:rsidRDefault="00F46FC8">
      <w:pPr>
        <w:numPr>
          <w:ilvl w:val="0"/>
          <w:numId w:val="18"/>
        </w:numPr>
        <w:spacing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Sistema de Regressão.</w:t>
      </w:r>
    </w:p>
    <w:p w14:paraId="6091C526" w14:textId="77777777" w:rsidR="00E26083" w:rsidRDefault="00F46FC8">
      <w:pPr>
        <w:numPr>
          <w:ilvl w:val="0"/>
          <w:numId w:val="18"/>
        </w:numPr>
        <w:spacing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Sistema de Recomendação.</w:t>
      </w:r>
    </w:p>
    <w:p w14:paraId="534525DC" w14:textId="77777777" w:rsidR="00E26083" w:rsidRDefault="00F46FC8">
      <w:pPr>
        <w:numPr>
          <w:ilvl w:val="0"/>
          <w:numId w:val="18"/>
        </w:numPr>
        <w:spacing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Algoritmo K-vizinhos mais próximos.</w:t>
      </w:r>
    </w:p>
    <w:p w14:paraId="1ECA47B5" w14:textId="77777777" w:rsidR="00E26083" w:rsidRDefault="00E26083">
      <w:pPr>
        <w:spacing w:line="360" w:lineRule="auto"/>
        <w:rPr>
          <w:sz w:val="24"/>
          <w:szCs w:val="24"/>
        </w:rPr>
      </w:pPr>
    </w:p>
    <w:p w14:paraId="512DBBFA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1.1.</w:t>
      </w:r>
      <w:r>
        <w:rPr>
          <w:b/>
          <w:sz w:val="24"/>
          <w:szCs w:val="24"/>
        </w:rPr>
        <w:tab/>
        <w:t xml:space="preserve">Rastreador Web </w:t>
      </w:r>
    </w:p>
    <w:p w14:paraId="62913BC3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78AE8EC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democratização do acesso à internet e as comodidades trazidas por esta plataforma ao mundo moderno</w:t>
      </w:r>
      <w:del w:id="67" w:author="Renato Dourado Maia" w:date="2018-05-19T20:18:00Z">
        <w:r w:rsidDel="00CA3700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provocou o ingresso de vários setores aos serviços </w:t>
      </w:r>
      <w:r>
        <w:rPr>
          <w:i/>
          <w:sz w:val="24"/>
          <w:szCs w:val="24"/>
        </w:rPr>
        <w:t>online</w:t>
      </w:r>
      <w:r>
        <w:rPr>
          <w:sz w:val="24"/>
          <w:szCs w:val="24"/>
        </w:rPr>
        <w:t xml:space="preserve">. Atualmente são mais de 4 bilhões de usuários conectados, o que corresponde a 53% da população mundial, segundo dados do site </w:t>
      </w:r>
      <w:r>
        <w:rPr>
          <w:i/>
          <w:sz w:val="24"/>
          <w:szCs w:val="24"/>
        </w:rPr>
        <w:t xml:space="preserve">Internet World </w:t>
      </w:r>
      <w:proofErr w:type="spellStart"/>
      <w:r>
        <w:rPr>
          <w:i/>
          <w:sz w:val="24"/>
          <w:szCs w:val="24"/>
        </w:rPr>
        <w:t>Stats</w:t>
      </w:r>
      <w:proofErr w:type="spellEnd"/>
      <w:r>
        <w:rPr>
          <w:sz w:val="24"/>
          <w:szCs w:val="24"/>
        </w:rPr>
        <w:t xml:space="preserve"> (2017), navegando em mais de 966 milhões de páginas (SMITH, 2017).</w:t>
      </w:r>
    </w:p>
    <w:p w14:paraId="5BA8CB40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Páginas de compra, venda, entretenimento são, hoje, indispensáveis para o público em geral. Frente a es</w:t>
      </w:r>
      <w:ins w:id="68" w:author="Renato Dourado Maia" w:date="2018-05-19T20:19:00Z">
        <w:r w:rsidR="00CA3700">
          <w:rPr>
            <w:sz w:val="24"/>
            <w:szCs w:val="24"/>
          </w:rPr>
          <w:t>s</w:t>
        </w:r>
      </w:ins>
      <w:del w:id="69" w:author="Renato Dourado Maia" w:date="2018-05-19T20:19:00Z">
        <w:r w:rsidDel="00CA3700">
          <w:rPr>
            <w:sz w:val="24"/>
            <w:szCs w:val="24"/>
          </w:rPr>
          <w:delText>t</w:delText>
        </w:r>
      </w:del>
      <w:r>
        <w:rPr>
          <w:sz w:val="24"/>
          <w:szCs w:val="24"/>
        </w:rPr>
        <w:t xml:space="preserve">e crescimento e </w:t>
      </w:r>
      <w:ins w:id="70" w:author="Renato Dourado Maia" w:date="2018-05-19T20:19:00Z">
        <w:r w:rsidR="00CA3700">
          <w:rPr>
            <w:sz w:val="24"/>
            <w:szCs w:val="24"/>
          </w:rPr>
          <w:t xml:space="preserve">ao fato </w:t>
        </w:r>
      </w:ins>
      <w:r>
        <w:rPr>
          <w:sz w:val="24"/>
          <w:szCs w:val="24"/>
        </w:rPr>
        <w:t>de ser humanamente impossível consultar todos os sites manualmente, mesmo aqueles que sejam específicos para um usuário ou grupo de usuários, foi desenvolvida a técnica conhecida como rastreamento web, que</w:t>
      </w:r>
      <w:ins w:id="71" w:author="Renato Dourado Maia" w:date="2018-05-19T20:19:00Z">
        <w:r w:rsidR="00CA3700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segundo Bernard (2017), consiste em coletar automaticamente dados de páginas web, extrair informações específicas e armazená-los para uso posterior. O site </w:t>
      </w:r>
      <w:r>
        <w:rPr>
          <w:i/>
          <w:sz w:val="24"/>
          <w:szCs w:val="24"/>
        </w:rPr>
        <w:t xml:space="preserve">Data for </w:t>
      </w:r>
      <w:proofErr w:type="spellStart"/>
      <w:r>
        <w:rPr>
          <w:i/>
          <w:sz w:val="24"/>
          <w:szCs w:val="24"/>
        </w:rPr>
        <w:t>thoughts</w:t>
      </w:r>
      <w:proofErr w:type="spellEnd"/>
      <w:r>
        <w:rPr>
          <w:sz w:val="24"/>
          <w:szCs w:val="24"/>
        </w:rPr>
        <w:t xml:space="preserve"> (</w:t>
      </w:r>
      <w:commentRangeStart w:id="72"/>
      <w:r>
        <w:rPr>
          <w:sz w:val="24"/>
          <w:szCs w:val="24"/>
        </w:rPr>
        <w:t>2014</w:t>
      </w:r>
      <w:commentRangeEnd w:id="72"/>
      <w:r w:rsidR="00CA3700">
        <w:rPr>
          <w:rStyle w:val="Refdecomentrio"/>
        </w:rPr>
        <w:commentReference w:id="72"/>
      </w:r>
      <w:r>
        <w:rPr>
          <w:sz w:val="24"/>
          <w:szCs w:val="24"/>
        </w:rPr>
        <w:t>)</w:t>
      </w:r>
      <w:del w:id="73" w:author="Renato Dourado Maia" w:date="2018-05-19T20:19:00Z">
        <w:r w:rsidDel="00CA3700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classifica esta prática como um subgrupo de uma técnica conhecida como </w:t>
      </w:r>
      <w:r>
        <w:rPr>
          <w:i/>
          <w:sz w:val="24"/>
          <w:szCs w:val="24"/>
        </w:rPr>
        <w:t xml:space="preserve">Data </w:t>
      </w:r>
      <w:proofErr w:type="spellStart"/>
      <w:r>
        <w:rPr>
          <w:i/>
          <w:sz w:val="24"/>
          <w:szCs w:val="24"/>
        </w:rPr>
        <w:t>Scraping</w:t>
      </w:r>
      <w:proofErr w:type="spellEnd"/>
      <w:r>
        <w:rPr>
          <w:sz w:val="24"/>
          <w:szCs w:val="24"/>
        </w:rPr>
        <w:t xml:space="preserve"> (Raspagem de Dados), em que se procura extrair informações legíveis, de um software para outro.</w:t>
      </w:r>
    </w:p>
    <w:p w14:paraId="758A376E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commentRangeStart w:id="74"/>
      <w:r>
        <w:rPr>
          <w:sz w:val="24"/>
          <w:szCs w:val="24"/>
        </w:rPr>
        <w:t>Es</w:t>
      </w:r>
      <w:ins w:id="75" w:author="Renato Dourado Maia" w:date="2018-05-19T20:20:00Z">
        <w:r w:rsidR="00CA3700">
          <w:rPr>
            <w:sz w:val="24"/>
            <w:szCs w:val="24"/>
          </w:rPr>
          <w:t>s</w:t>
        </w:r>
      </w:ins>
      <w:del w:id="76" w:author="Renato Dourado Maia" w:date="2018-05-19T20:20:00Z">
        <w:r w:rsidDel="00CA3700">
          <w:rPr>
            <w:sz w:val="24"/>
            <w:szCs w:val="24"/>
          </w:rPr>
          <w:delText>t</w:delText>
        </w:r>
      </w:del>
      <w:r>
        <w:rPr>
          <w:sz w:val="24"/>
          <w:szCs w:val="24"/>
        </w:rPr>
        <w:t xml:space="preserve">a </w:t>
      </w:r>
      <w:commentRangeEnd w:id="74"/>
      <w:r w:rsidR="00CA3700">
        <w:rPr>
          <w:rStyle w:val="Refdecomentrio"/>
        </w:rPr>
        <w:commentReference w:id="74"/>
      </w:r>
      <w:r>
        <w:rPr>
          <w:sz w:val="24"/>
          <w:szCs w:val="24"/>
        </w:rPr>
        <w:t xml:space="preserve">técnica possui alguns outros nomes, alguns já em desuso, que são </w:t>
      </w:r>
      <w:proofErr w:type="spellStart"/>
      <w:r>
        <w:rPr>
          <w:i/>
          <w:sz w:val="24"/>
          <w:szCs w:val="24"/>
        </w:rPr>
        <w:t>screen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scraping</w:t>
      </w:r>
      <w:proofErr w:type="spellEnd"/>
      <w:r>
        <w:rPr>
          <w:sz w:val="24"/>
          <w:szCs w:val="24"/>
        </w:rPr>
        <w:t xml:space="preserve">, </w:t>
      </w:r>
      <w:r>
        <w:rPr>
          <w:i/>
          <w:sz w:val="24"/>
          <w:szCs w:val="24"/>
        </w:rPr>
        <w:t xml:space="preserve">web </w:t>
      </w:r>
      <w:proofErr w:type="spellStart"/>
      <w:r>
        <w:rPr>
          <w:i/>
          <w:sz w:val="24"/>
          <w:szCs w:val="24"/>
        </w:rPr>
        <w:t>harvesting</w:t>
      </w:r>
      <w:proofErr w:type="spellEnd"/>
      <w:r>
        <w:rPr>
          <w:sz w:val="24"/>
          <w:szCs w:val="24"/>
        </w:rPr>
        <w:t xml:space="preserve"> e similares (MITCHELL, 2015).</w:t>
      </w:r>
    </w:p>
    <w:p w14:paraId="527D675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Normalmente estes dados são apresentados de forma não estruturada, o que impede de serem utilizados em bases que possam ser interpretadas por algoritmos, portanto se faz necessário transformá-los em dados estruturados e que sejam semanticamente compreensíveis e interpretáveis pela máquina (BARREIRA, 2014).</w:t>
      </w:r>
    </w:p>
    <w:p w14:paraId="2FF2D338" w14:textId="77777777" w:rsidR="00E26083" w:rsidRDefault="00E26083">
      <w:pPr>
        <w:spacing w:line="240" w:lineRule="auto"/>
      </w:pPr>
    </w:p>
    <w:p w14:paraId="119DD7EC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1.2.</w:t>
      </w:r>
      <w:r>
        <w:rPr>
          <w:b/>
          <w:sz w:val="24"/>
          <w:szCs w:val="24"/>
        </w:rPr>
        <w:tab/>
        <w:t>Fluxo de Busca</w:t>
      </w:r>
    </w:p>
    <w:p w14:paraId="6F7144A2" w14:textId="77777777" w:rsidR="00E26083" w:rsidRDefault="00E26083">
      <w:pPr>
        <w:spacing w:line="240" w:lineRule="auto"/>
      </w:pPr>
    </w:p>
    <w:p w14:paraId="6762FB20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método mais utilizado para busca das informações</w:t>
      </w:r>
      <w:del w:id="77" w:author="Renato Dourado Maia" w:date="2018-05-19T20:21:00Z">
        <w:r w:rsidDel="00CA3700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é feito através das </w:t>
      </w:r>
      <w:proofErr w:type="spellStart"/>
      <w:r>
        <w:rPr>
          <w:i/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disponíveis nos códigos fonte das páginas HTML ou XML (HEMENWAY e CALISHAIN, 2003). Este método tira proveito da forma semiestruturada das páginas HTML, por serem parecidas como uma árvore (BARREIRA, 2014).</w:t>
      </w:r>
    </w:p>
    <w:p w14:paraId="5B48F9A1" w14:textId="77777777" w:rsidR="00E26083" w:rsidRDefault="00F46FC8">
      <w:pPr>
        <w:spacing w:line="360" w:lineRule="auto"/>
        <w:ind w:firstLine="720"/>
        <w:jc w:val="both"/>
      </w:pPr>
      <w:r>
        <w:rPr>
          <w:sz w:val="24"/>
          <w:szCs w:val="24"/>
        </w:rPr>
        <w:t xml:space="preserve">Ainda segundo Barreira (2014), a estrutura das </w:t>
      </w:r>
      <w:proofErr w:type="spellStart"/>
      <w:r>
        <w:rPr>
          <w:i/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de uma página HTML, representam diferentes níveis, formando uma estrutura hierárquica, com isto utiliza-se o </w:t>
      </w:r>
      <w:proofErr w:type="spellStart"/>
      <w:r>
        <w:rPr>
          <w:i/>
          <w:sz w:val="24"/>
          <w:szCs w:val="24"/>
        </w:rPr>
        <w:t>Document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Object</w:t>
      </w:r>
      <w:proofErr w:type="spellEnd"/>
      <w:r>
        <w:rPr>
          <w:i/>
          <w:sz w:val="24"/>
          <w:szCs w:val="24"/>
        </w:rPr>
        <w:t xml:space="preserve"> Module</w:t>
      </w:r>
      <w:r>
        <w:rPr>
          <w:sz w:val="24"/>
          <w:szCs w:val="24"/>
        </w:rPr>
        <w:t xml:space="preserve"> (DOM). O DOM define a estrutura lógica de um documento e a forma como ele deve ser acessado e manipulado W3C (2004), conforme mostrada na figura 1 abaixo:</w:t>
      </w:r>
      <w:r>
        <w:t xml:space="preserve"> </w:t>
      </w:r>
    </w:p>
    <w:p w14:paraId="199D6AC2" w14:textId="77777777" w:rsidR="00E26083" w:rsidRDefault="00E26083">
      <w:pPr>
        <w:spacing w:line="360" w:lineRule="auto"/>
        <w:ind w:firstLine="720"/>
        <w:jc w:val="both"/>
      </w:pPr>
    </w:p>
    <w:p w14:paraId="47156314" w14:textId="77777777" w:rsidR="00E26083" w:rsidRDefault="00F46FC8">
      <w:pPr>
        <w:jc w:val="center"/>
      </w:pPr>
      <w:r>
        <w:rPr>
          <w:noProof/>
        </w:rPr>
        <w:drawing>
          <wp:inline distT="114300" distB="114300" distL="114300" distR="114300" wp14:anchorId="0A2C3105" wp14:editId="5C614B3B">
            <wp:extent cx="4277690" cy="3049088"/>
            <wp:effectExtent l="0" t="0" r="0" b="0"/>
            <wp:docPr id="40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7690" cy="3049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6BE80" w14:textId="77777777" w:rsidR="00E26083" w:rsidRDefault="00F46FC8">
      <w:pPr>
        <w:spacing w:line="240" w:lineRule="auto"/>
        <w:rPr>
          <w:sz w:val="20"/>
          <w:szCs w:val="20"/>
        </w:rPr>
      </w:pPr>
      <w:r>
        <w:tab/>
      </w:r>
      <w:r>
        <w:tab/>
      </w:r>
      <w:r>
        <w:tab/>
      </w:r>
      <w:r>
        <w:rPr>
          <w:sz w:val="20"/>
          <w:szCs w:val="20"/>
        </w:rPr>
        <w:t xml:space="preserve">FIGURA 1: </w:t>
      </w:r>
      <w:proofErr w:type="spellStart"/>
      <w:r>
        <w:rPr>
          <w:i/>
          <w:sz w:val="20"/>
          <w:szCs w:val="20"/>
        </w:rPr>
        <w:t>Document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Object</w:t>
      </w:r>
      <w:proofErr w:type="spellEnd"/>
      <w:r>
        <w:rPr>
          <w:i/>
          <w:sz w:val="20"/>
          <w:szCs w:val="20"/>
        </w:rPr>
        <w:t xml:space="preserve"> Module</w:t>
      </w:r>
      <w:r>
        <w:rPr>
          <w:sz w:val="20"/>
          <w:szCs w:val="20"/>
        </w:rPr>
        <w:t>.</w:t>
      </w:r>
    </w:p>
    <w:p w14:paraId="3E46EBDF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Fonte: </w:t>
      </w:r>
      <w:commentRangeStart w:id="78"/>
      <w:r>
        <w:rPr>
          <w:sz w:val="20"/>
          <w:szCs w:val="20"/>
        </w:rPr>
        <w:t xml:space="preserve">BARREIRA </w:t>
      </w:r>
      <w:commentRangeEnd w:id="78"/>
      <w:r w:rsidR="00CA3700">
        <w:rPr>
          <w:rStyle w:val="Refdecomentrio"/>
        </w:rPr>
        <w:commentReference w:id="78"/>
      </w:r>
      <w:r>
        <w:rPr>
          <w:sz w:val="20"/>
          <w:szCs w:val="20"/>
        </w:rPr>
        <w:t>(2004, p. 8)</w:t>
      </w:r>
    </w:p>
    <w:p w14:paraId="41D3ACC4" w14:textId="77777777" w:rsidR="00E26083" w:rsidRDefault="00E26083">
      <w:pPr>
        <w:spacing w:line="360" w:lineRule="auto"/>
        <w:rPr>
          <w:color w:val="FF0000"/>
          <w:sz w:val="20"/>
          <w:szCs w:val="20"/>
        </w:rPr>
      </w:pPr>
    </w:p>
    <w:p w14:paraId="7097C47A" w14:textId="77777777" w:rsidR="00E26083" w:rsidRDefault="00F46FC8">
      <w:pPr>
        <w:rPr>
          <w:sz w:val="24"/>
          <w:szCs w:val="24"/>
        </w:rPr>
      </w:pPr>
      <w:r>
        <w:tab/>
        <w:t xml:space="preserve"> </w:t>
      </w:r>
      <w:r>
        <w:rPr>
          <w:sz w:val="24"/>
          <w:szCs w:val="24"/>
        </w:rPr>
        <w:t>A figura 2</w:t>
      </w:r>
      <w:del w:id="79" w:author="Renato Dourado Maia" w:date="2018-05-19T20:22:00Z">
        <w:r w:rsidDel="00CA3700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detalha o código fonte de uma página e as </w:t>
      </w:r>
      <w:proofErr w:type="spellStart"/>
      <w:r>
        <w:rPr>
          <w:i/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referentes a cada conteúdo:</w:t>
      </w:r>
    </w:p>
    <w:p w14:paraId="09595E08" w14:textId="77777777" w:rsidR="00E26083" w:rsidRDefault="00E26083"/>
    <w:p w14:paraId="447906FD" w14:textId="77777777" w:rsidR="00E26083" w:rsidRDefault="00F46FC8">
      <w:pPr>
        <w:jc w:val="center"/>
      </w:pPr>
      <w:r>
        <w:rPr>
          <w:noProof/>
        </w:rPr>
        <w:drawing>
          <wp:inline distT="114300" distB="114300" distL="114300" distR="114300" wp14:anchorId="1B8FFC0A" wp14:editId="7DC4CACB">
            <wp:extent cx="4344375" cy="1318054"/>
            <wp:effectExtent l="0" t="0" r="0" b="0"/>
            <wp:docPr id="49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4375" cy="1318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DE695" w14:textId="77777777" w:rsidR="00E26083" w:rsidRDefault="00F46FC8">
      <w:pPr>
        <w:spacing w:line="240" w:lineRule="auto"/>
        <w:ind w:left="720" w:firstLine="72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FIGURA 2: Código fonte e </w:t>
      </w:r>
      <w:proofErr w:type="spellStart"/>
      <w:r>
        <w:rPr>
          <w:i/>
          <w:sz w:val="20"/>
          <w:szCs w:val="20"/>
        </w:rPr>
        <w:t>tags</w:t>
      </w:r>
      <w:proofErr w:type="spellEnd"/>
      <w:r>
        <w:rPr>
          <w:sz w:val="20"/>
          <w:szCs w:val="20"/>
        </w:rPr>
        <w:t xml:space="preserve"> HTML.</w:t>
      </w:r>
    </w:p>
    <w:p w14:paraId="1A53D7B2" w14:textId="77777777" w:rsidR="00E26083" w:rsidRDefault="00F46FC8">
      <w:pPr>
        <w:spacing w:line="360" w:lineRule="auto"/>
        <w:ind w:left="720" w:firstLine="720"/>
      </w:pPr>
      <w:r>
        <w:rPr>
          <w:sz w:val="20"/>
          <w:szCs w:val="20"/>
        </w:rPr>
        <w:t>Fonte: MITCHELL (2015, p. 8)</w:t>
      </w:r>
    </w:p>
    <w:p w14:paraId="1D867AFE" w14:textId="77777777" w:rsidR="00E26083" w:rsidRDefault="00F46FC8"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4B292602" w14:textId="77777777" w:rsidR="00E26083" w:rsidRDefault="00F46FC8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Para se buscar um determinado texto, a figura 3 apresenta o fluxo do utilizado pelo rastreador:</w:t>
      </w:r>
    </w:p>
    <w:p w14:paraId="04A3FC5D" w14:textId="77777777" w:rsidR="00E26083" w:rsidRDefault="00E26083"/>
    <w:p w14:paraId="221522E6" w14:textId="77777777" w:rsidR="00E26083" w:rsidRDefault="00F46FC8">
      <w:pPr>
        <w:jc w:val="center"/>
      </w:pPr>
      <w:r>
        <w:rPr>
          <w:noProof/>
        </w:rPr>
        <w:drawing>
          <wp:inline distT="114300" distB="114300" distL="114300" distR="114300" wp14:anchorId="01A4D2AC" wp14:editId="2B32CCF4">
            <wp:extent cx="4196738" cy="1610177"/>
            <wp:effectExtent l="0" t="0" r="0" b="0"/>
            <wp:docPr id="46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6738" cy="1610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8A45A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FIGURA 3: Diagrama de fluxo de um rastreador.</w:t>
      </w:r>
    </w:p>
    <w:p w14:paraId="3AF5DF85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commentRangeStart w:id="80"/>
      <w:r>
        <w:rPr>
          <w:sz w:val="20"/>
          <w:szCs w:val="20"/>
        </w:rPr>
        <w:t>Fonte</w:t>
      </w:r>
      <w:commentRangeEnd w:id="80"/>
      <w:r w:rsidR="00CA3700">
        <w:rPr>
          <w:rStyle w:val="Refdecomentrio"/>
        </w:rPr>
        <w:commentReference w:id="80"/>
      </w:r>
      <w:r>
        <w:rPr>
          <w:sz w:val="20"/>
          <w:szCs w:val="20"/>
        </w:rPr>
        <w:t>: LENTE (http://curso-r.com/blog/2018/02/18/2018-02-18-fluxo-scraping/)</w:t>
      </w:r>
    </w:p>
    <w:p w14:paraId="058CCE75" w14:textId="77777777" w:rsidR="00E26083" w:rsidRDefault="00F46FC8"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05D90984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Cada um destes verbos indica uma das fases do processo e a caixa </w:t>
      </w:r>
      <w:commentRangeStart w:id="81"/>
      <w:r>
        <w:rPr>
          <w:sz w:val="24"/>
          <w:szCs w:val="24"/>
        </w:rPr>
        <w:t xml:space="preserve">azulada </w:t>
      </w:r>
      <w:commentRangeEnd w:id="81"/>
      <w:r w:rsidR="00CA3700">
        <w:rPr>
          <w:rStyle w:val="Refdecomentrio"/>
        </w:rPr>
        <w:commentReference w:id="81"/>
      </w:r>
      <w:r>
        <w:rPr>
          <w:sz w:val="24"/>
          <w:szCs w:val="24"/>
        </w:rPr>
        <w:t>indica uma iteração que será feita até que a coleta funcione (LENTE, 2018).</w:t>
      </w:r>
    </w:p>
    <w:p w14:paraId="724ECA77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Abaixo são detalhados, segundo Lente (2018), os processos executados por cada verbo:</w:t>
      </w:r>
    </w:p>
    <w:p w14:paraId="53BA3C4D" w14:textId="77777777" w:rsidR="00E26083" w:rsidRDefault="00F46FC8">
      <w:pPr>
        <w:numPr>
          <w:ilvl w:val="0"/>
          <w:numId w:val="7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Identificar: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Processo em que se identifica a informação a se coletar, bem como entender a estrutura da página web para traçar a forma como o dado será extraído.</w:t>
      </w:r>
    </w:p>
    <w:p w14:paraId="2AA84697" w14:textId="77777777" w:rsidR="00E26083" w:rsidRDefault="00F46FC8">
      <w:pPr>
        <w:numPr>
          <w:ilvl w:val="0"/>
          <w:numId w:val="7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Navegar: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Neste processo, utiliza-se a ferramenta de desenvolvedor do próprio navegador, a fim de encontrar as fontes dos dados que desejamos coletar, tais como uma </w:t>
      </w:r>
      <w:proofErr w:type="spellStart"/>
      <w:r>
        <w:rPr>
          <w:i/>
          <w:sz w:val="24"/>
          <w:szCs w:val="24"/>
        </w:rPr>
        <w:t>tag</w:t>
      </w:r>
      <w:proofErr w:type="spellEnd"/>
      <w:r>
        <w:rPr>
          <w:sz w:val="24"/>
          <w:szCs w:val="24"/>
        </w:rPr>
        <w:t xml:space="preserve">, uma função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>, ou outro tipo de marcador.</w:t>
      </w:r>
    </w:p>
    <w:p w14:paraId="14A8E8EC" w14:textId="77777777" w:rsidR="00E26083" w:rsidRDefault="00F46FC8">
      <w:pPr>
        <w:numPr>
          <w:ilvl w:val="0"/>
          <w:numId w:val="7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Replicar: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Processo que serve para executar várias solicitações, para obtenção da informação desejada, ou seja, as solicitações são replicadas. Em suma é a solicitação de acesso à página.</w:t>
      </w:r>
    </w:p>
    <w:p w14:paraId="2EFC65F3" w14:textId="77777777" w:rsidR="00E26083" w:rsidRDefault="00F46FC8">
      <w:pPr>
        <w:numPr>
          <w:ilvl w:val="0"/>
          <w:numId w:val="7"/>
        </w:numPr>
        <w:spacing w:line="360" w:lineRule="auto"/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Parsear</w:t>
      </w:r>
      <w:proofErr w:type="spellEnd"/>
      <w:r>
        <w:rPr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Palavra originada do verbo, em inglês, </w:t>
      </w:r>
      <w:proofErr w:type="spellStart"/>
      <w:r>
        <w:rPr>
          <w:i/>
          <w:sz w:val="24"/>
          <w:szCs w:val="24"/>
        </w:rPr>
        <w:t>to</w:t>
      </w:r>
      <w:proofErr w:type="spellEnd"/>
      <w:r>
        <w:rPr>
          <w:i/>
          <w:sz w:val="24"/>
          <w:szCs w:val="24"/>
        </w:rPr>
        <w:t xml:space="preserve"> parse</w:t>
      </w:r>
      <w:r>
        <w:rPr>
          <w:sz w:val="24"/>
          <w:szCs w:val="24"/>
        </w:rPr>
        <w:t>, pode significar estudar ou analisar e, no contexto de um rastreador, significa extrair os dados de um arquivo HTML ou XML.</w:t>
      </w:r>
      <w:del w:id="82" w:author="Renato Dourado Maia" w:date="2018-05-19T20:23:00Z">
        <w:r w:rsidDel="00CA3700">
          <w:rPr>
            <w:sz w:val="24"/>
            <w:szCs w:val="24"/>
          </w:rPr>
          <w:tab/>
        </w:r>
      </w:del>
      <w:del w:id="83" w:author="Renato Dourado Maia" w:date="2018-05-19T20:24:00Z">
        <w:r w:rsidDel="00CA3700">
          <w:rPr>
            <w:sz w:val="24"/>
            <w:szCs w:val="24"/>
          </w:rPr>
          <w:delText xml:space="preserve"> </w:delText>
        </w:r>
        <w:r w:rsidDel="00CA3700">
          <w:rPr>
            <w:sz w:val="24"/>
            <w:szCs w:val="24"/>
          </w:rPr>
          <w:tab/>
        </w:r>
      </w:del>
    </w:p>
    <w:p w14:paraId="23DFE84E" w14:textId="77777777" w:rsidR="00E26083" w:rsidRDefault="00F46FC8">
      <w:pPr>
        <w:numPr>
          <w:ilvl w:val="0"/>
          <w:numId w:val="7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Validar: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A validação é feita reproduzindo os procedimentos acima para outras páginas com o objetivo de verificar se a informação está sendo extraída de forma correta. Caso sejam encontrados erros é necessário </w:t>
      </w:r>
      <w:r>
        <w:rPr>
          <w:sz w:val="24"/>
          <w:szCs w:val="24"/>
        </w:rPr>
        <w:lastRenderedPageBreak/>
        <w:t xml:space="preserve">voltar ao passo de replicação, rever o comportamento da página e </w:t>
      </w:r>
      <w:proofErr w:type="spellStart"/>
      <w:r>
        <w:rPr>
          <w:sz w:val="24"/>
          <w:szCs w:val="24"/>
        </w:rPr>
        <w:t>parsear</w:t>
      </w:r>
      <w:proofErr w:type="spellEnd"/>
      <w:r>
        <w:rPr>
          <w:sz w:val="24"/>
          <w:szCs w:val="24"/>
        </w:rPr>
        <w:t xml:space="preserve"> os dados corretamente.</w:t>
      </w:r>
    </w:p>
    <w:p w14:paraId="5FDFC7AF" w14:textId="77777777" w:rsidR="00E26083" w:rsidRDefault="00F46FC8">
      <w:pPr>
        <w:numPr>
          <w:ilvl w:val="0"/>
          <w:numId w:val="7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Iterar: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Consiste em, finalizados os procedimentos acima com sucesso, colocar o rastreador para busca contínua dos dados desejados. Na maioria das vezes cria-se uma função que recebe uma série de </w:t>
      </w:r>
      <w:r>
        <w:rPr>
          <w:i/>
          <w:sz w:val="24"/>
          <w:szCs w:val="24"/>
        </w:rPr>
        <w:t>links</w:t>
      </w:r>
      <w:r>
        <w:rPr>
          <w:sz w:val="24"/>
          <w:szCs w:val="24"/>
        </w:rPr>
        <w:t xml:space="preserve"> e aplica o mesmo procedimento em cada um deles de forma automática.</w:t>
      </w:r>
    </w:p>
    <w:p w14:paraId="26FC6C2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Todo este fluxo, em geral, é feito através de uma biblioteca ou uma </w:t>
      </w:r>
      <w:proofErr w:type="spellStart"/>
      <w:r>
        <w:rPr>
          <w:i/>
          <w:sz w:val="24"/>
          <w:szCs w:val="24"/>
        </w:rPr>
        <w:t>Application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Programming</w:t>
      </w:r>
      <w:proofErr w:type="spellEnd"/>
      <w:r>
        <w:rPr>
          <w:i/>
          <w:sz w:val="24"/>
          <w:szCs w:val="24"/>
        </w:rPr>
        <w:t xml:space="preserve"> Interface</w:t>
      </w:r>
      <w:r>
        <w:rPr>
          <w:sz w:val="24"/>
          <w:szCs w:val="24"/>
        </w:rPr>
        <w:t xml:space="preserve"> (API), traduzida como Interface de Programação de Aplicações, dentro de uma determinada linguagem de programação (MITCHELL, 2015).</w:t>
      </w:r>
    </w:p>
    <w:p w14:paraId="3CCCE283" w14:textId="77777777" w:rsidR="00E26083" w:rsidRDefault="00E26083"/>
    <w:p w14:paraId="1B1AA218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1.3.</w:t>
      </w:r>
      <w:r>
        <w:rPr>
          <w:b/>
          <w:sz w:val="24"/>
          <w:szCs w:val="24"/>
        </w:rPr>
        <w:tab/>
        <w:t>Aprendizado de Máquina</w:t>
      </w:r>
    </w:p>
    <w:p w14:paraId="67C938C6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2D93FDC4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 todo o histórico da </w:t>
      </w:r>
      <w:commentRangeStart w:id="84"/>
      <w:r>
        <w:rPr>
          <w:sz w:val="24"/>
          <w:szCs w:val="24"/>
        </w:rPr>
        <w:t>evolução</w:t>
      </w:r>
      <w:commentRangeEnd w:id="84"/>
      <w:r w:rsidR="00EA628C">
        <w:rPr>
          <w:rStyle w:val="Refdecomentrio"/>
        </w:rPr>
        <w:commentReference w:id="84"/>
      </w:r>
      <w:r>
        <w:rPr>
          <w:sz w:val="24"/>
          <w:szCs w:val="24"/>
        </w:rPr>
        <w:t>, uma das características essenciais a qualquer grupo é o aprendizado. Através deste processo as espécies foram capazes de se adaptar, criar laços e se estabelecer em um meio. Aprender, segundo o dicionário Ferreira (2005), significa tornar-se capaz de algo graças a estudo, observação e experiência.</w:t>
      </w:r>
    </w:p>
    <w:p w14:paraId="217B090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Tendo em vista esses pontos, Fernandes (2003)</w:t>
      </w:r>
      <w:del w:id="85" w:author="Renato Dourado Maia" w:date="2018-05-19T20:25:00Z">
        <w:r w:rsidDel="00EA628C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estabelece que um sistema aprende</w:t>
      </w:r>
      <w:del w:id="86" w:author="Renato Dourado Maia" w:date="2018-05-19T20:26:00Z">
        <w:r w:rsidDel="00393905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</w:t>
      </w:r>
      <w:ins w:id="87" w:author="Renato Dourado Maia" w:date="2018-05-19T20:26:00Z">
        <w:r w:rsidR="00393905">
          <w:rPr>
            <w:sz w:val="24"/>
            <w:szCs w:val="24"/>
          </w:rPr>
          <w:t>quando se torna</w:t>
        </w:r>
      </w:ins>
      <w:del w:id="88" w:author="Renato Dourado Maia" w:date="2018-05-19T20:26:00Z">
        <w:r w:rsidDel="00393905">
          <w:rPr>
            <w:sz w:val="24"/>
            <w:szCs w:val="24"/>
          </w:rPr>
          <w:delText>caso este seja</w:delText>
        </w:r>
      </w:del>
      <w:r>
        <w:rPr>
          <w:sz w:val="24"/>
          <w:szCs w:val="24"/>
        </w:rPr>
        <w:t xml:space="preserve"> hábil </w:t>
      </w:r>
      <w:del w:id="89" w:author="Renato Dourado Maia" w:date="2018-05-19T20:26:00Z">
        <w:r w:rsidDel="00393905">
          <w:rPr>
            <w:sz w:val="24"/>
            <w:szCs w:val="24"/>
          </w:rPr>
          <w:delText xml:space="preserve">em </w:delText>
        </w:r>
      </w:del>
      <w:proofErr w:type="spellStart"/>
      <w:ins w:id="90" w:author="Renato Dourado Maia" w:date="2018-05-19T20:26:00Z">
        <w:r w:rsidR="00393905">
          <w:rPr>
            <w:sz w:val="24"/>
            <w:szCs w:val="24"/>
          </w:rPr>
          <w:t>a</w:t>
        </w:r>
      </w:ins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a informação por ele já reconhecida e processá-la logo se torne disponível.</w:t>
      </w:r>
    </w:p>
    <w:p w14:paraId="0815BCDE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Assim</w:t>
      </w:r>
      <w:ins w:id="91" w:author="Renato Dourado Maia" w:date="2018-05-19T20:26:00Z">
        <w:r w:rsidR="00393905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Faceli</w:t>
      </w:r>
      <w:proofErr w:type="spellEnd"/>
      <w:r>
        <w:rPr>
          <w:sz w:val="24"/>
          <w:szCs w:val="24"/>
        </w:rPr>
        <w:t xml:space="preserve"> et. </w:t>
      </w:r>
      <w:proofErr w:type="gramStart"/>
      <w:r>
        <w:rPr>
          <w:sz w:val="24"/>
          <w:szCs w:val="24"/>
        </w:rPr>
        <w:t>al</w:t>
      </w:r>
      <w:proofErr w:type="gramEnd"/>
      <w:r>
        <w:rPr>
          <w:sz w:val="24"/>
          <w:szCs w:val="24"/>
        </w:rPr>
        <w:t xml:space="preserve"> (2011)</w:t>
      </w:r>
      <w:del w:id="92" w:author="Renato Dourado Maia" w:date="2018-05-19T20:27:00Z">
        <w:r w:rsidDel="00393905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constatam que uma máquina resolve problemas por meio de um algoritmo que define os passos de sua </w:t>
      </w:r>
      <w:proofErr w:type="spellStart"/>
      <w:r>
        <w:rPr>
          <w:sz w:val="24"/>
          <w:szCs w:val="24"/>
        </w:rPr>
        <w:t>resolução,</w:t>
      </w:r>
      <w:del w:id="93" w:author="Renato Dourado Maia" w:date="2018-05-19T20:27:00Z">
        <w:r w:rsidDel="00393905">
          <w:rPr>
            <w:sz w:val="24"/>
            <w:szCs w:val="24"/>
          </w:rPr>
          <w:delText xml:space="preserve"> </w:delText>
        </w:r>
      </w:del>
      <w:ins w:id="94" w:author="Renato Dourado Maia" w:date="2018-05-19T20:27:00Z">
        <w:r w:rsidR="00393905">
          <w:rPr>
            <w:sz w:val="24"/>
            <w:szCs w:val="24"/>
          </w:rPr>
          <w:t>.</w:t>
        </w:r>
      </w:ins>
      <w:del w:id="95" w:author="Renato Dourado Maia" w:date="2018-05-19T20:27:00Z">
        <w:r w:rsidDel="00393905">
          <w:rPr>
            <w:sz w:val="24"/>
            <w:szCs w:val="24"/>
          </w:rPr>
          <w:delText>p</w:delText>
        </w:r>
      </w:del>
      <w:ins w:id="96" w:author="Renato Dourado Maia" w:date="2018-05-19T20:27:00Z">
        <w:r w:rsidR="00393905">
          <w:rPr>
            <w:sz w:val="24"/>
            <w:szCs w:val="24"/>
          </w:rPr>
          <w:t>P</w:t>
        </w:r>
      </w:ins>
      <w:r>
        <w:rPr>
          <w:sz w:val="24"/>
          <w:szCs w:val="24"/>
        </w:rPr>
        <w:t>ortanto</w:t>
      </w:r>
      <w:proofErr w:type="spellEnd"/>
      <w:ins w:id="97" w:author="Renato Dourado Maia" w:date="2018-05-19T20:27:00Z">
        <w:r w:rsidR="00393905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o Aprendizado de Máquina (AM) tenta criar algoritmos, baseados no processo de aprendizagem à partir de uma </w:t>
      </w:r>
      <w:commentRangeStart w:id="98"/>
      <w:r>
        <w:rPr>
          <w:sz w:val="24"/>
          <w:szCs w:val="24"/>
        </w:rPr>
        <w:t>experiência passada</w:t>
      </w:r>
      <w:commentRangeEnd w:id="98"/>
      <w:r w:rsidR="00393905">
        <w:rPr>
          <w:rStyle w:val="Refdecomentrio"/>
        </w:rPr>
        <w:commentReference w:id="98"/>
      </w:r>
      <w:r>
        <w:rPr>
          <w:sz w:val="24"/>
          <w:szCs w:val="24"/>
        </w:rPr>
        <w:t>, que sejam capazes de organizar um novo conhecimento, atingindo o que é chamado de  comportamento inteligente.</w:t>
      </w:r>
    </w:p>
    <w:p w14:paraId="44FB3F07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Várias são as definições de AM encontradas na literatura</w:t>
      </w:r>
      <w:del w:id="99" w:author="Renato Dourado Maia" w:date="2018-05-19T20:27:00Z">
        <w:r w:rsidDel="00393905">
          <w:rPr>
            <w:sz w:val="24"/>
            <w:szCs w:val="24"/>
          </w:rPr>
          <w:delText>,</w:delText>
        </w:r>
      </w:del>
      <w:ins w:id="100" w:author="Renato Dourado Maia" w:date="2018-05-19T20:27:00Z">
        <w:r w:rsidR="00393905">
          <w:rPr>
            <w:sz w:val="24"/>
            <w:szCs w:val="24"/>
          </w:rPr>
          <w:t xml:space="preserve">. </w:t>
        </w:r>
      </w:ins>
      <w:del w:id="101" w:author="Renato Dourado Maia" w:date="2018-05-19T20:27:00Z">
        <w:r w:rsidDel="00393905">
          <w:rPr>
            <w:sz w:val="24"/>
            <w:szCs w:val="24"/>
          </w:rPr>
          <w:delText xml:space="preserve"> e</w:delText>
        </w:r>
      </w:del>
      <w:ins w:id="102" w:author="Renato Dourado Maia" w:date="2018-05-19T20:27:00Z">
        <w:r w:rsidR="00393905">
          <w:rPr>
            <w:sz w:val="24"/>
            <w:szCs w:val="24"/>
          </w:rPr>
          <w:t>E</w:t>
        </w:r>
      </w:ins>
      <w:r>
        <w:rPr>
          <w:sz w:val="24"/>
          <w:szCs w:val="24"/>
        </w:rPr>
        <w:t>m uma delas</w:t>
      </w:r>
      <w:ins w:id="103" w:author="Renato Dourado Maia" w:date="2018-05-19T20:28:00Z">
        <w:r w:rsidR="00393905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Mueller e </w:t>
      </w:r>
      <w:proofErr w:type="spellStart"/>
      <w:r>
        <w:rPr>
          <w:sz w:val="24"/>
          <w:szCs w:val="24"/>
        </w:rPr>
        <w:t>Massaron</w:t>
      </w:r>
      <w:proofErr w:type="spellEnd"/>
      <w:r>
        <w:rPr>
          <w:sz w:val="24"/>
          <w:szCs w:val="24"/>
        </w:rPr>
        <w:t xml:space="preserve"> (2016)</w:t>
      </w:r>
      <w:del w:id="104" w:author="Renato Dourado Maia" w:date="2018-05-19T20:28:00Z">
        <w:r w:rsidDel="00393905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o consideram um </w:t>
      </w:r>
      <w:commentRangeStart w:id="105"/>
      <w:r>
        <w:rPr>
          <w:sz w:val="24"/>
          <w:szCs w:val="24"/>
        </w:rPr>
        <w:t xml:space="preserve">subsistema </w:t>
      </w:r>
      <w:commentRangeEnd w:id="105"/>
      <w:r w:rsidR="00393905">
        <w:rPr>
          <w:rStyle w:val="Refdecomentrio"/>
        </w:rPr>
        <w:commentReference w:id="105"/>
      </w:r>
      <w:r>
        <w:rPr>
          <w:sz w:val="24"/>
          <w:szCs w:val="24"/>
        </w:rPr>
        <w:t>da Inteligência Artificial</w:t>
      </w:r>
      <w:ins w:id="106" w:author="Renato Dourado Maia" w:date="2018-05-19T20:28:00Z">
        <w:r w:rsidR="00393905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tendo como base teorias de matemática e estatística.</w:t>
      </w:r>
    </w:p>
    <w:p w14:paraId="75ADDA17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Para outros</w:t>
      </w:r>
      <w:ins w:id="107" w:author="Renato Dourado Maia" w:date="2018-05-19T20:28:00Z">
        <w:r w:rsidR="00393905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como </w:t>
      </w:r>
      <w:proofErr w:type="spellStart"/>
      <w:r>
        <w:rPr>
          <w:sz w:val="24"/>
          <w:szCs w:val="24"/>
        </w:rPr>
        <w:t>Raschka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Mirjalili</w:t>
      </w:r>
      <w:proofErr w:type="spellEnd"/>
      <w:r>
        <w:rPr>
          <w:sz w:val="24"/>
          <w:szCs w:val="24"/>
        </w:rPr>
        <w:t xml:space="preserve"> (2017), o AM oferece uma alternativa de melhorar a predição de modelos e tomar decisões baseadas nos dados, por meio do conhecimento obtido através </w:t>
      </w:r>
      <w:del w:id="108" w:author="Renato Dourado Maia" w:date="2018-05-19T20:28:00Z">
        <w:r w:rsidDel="00393905">
          <w:rPr>
            <w:sz w:val="24"/>
            <w:szCs w:val="24"/>
          </w:rPr>
          <w:delText>destes</w:delText>
        </w:r>
      </w:del>
      <w:ins w:id="109" w:author="Renato Dourado Maia" w:date="2018-05-19T20:28:00Z">
        <w:r w:rsidR="00393905">
          <w:rPr>
            <w:sz w:val="24"/>
            <w:szCs w:val="24"/>
          </w:rPr>
          <w:t>deles</w:t>
        </w:r>
      </w:ins>
      <w:r>
        <w:rPr>
          <w:sz w:val="24"/>
          <w:szCs w:val="24"/>
        </w:rPr>
        <w:t>.</w:t>
      </w:r>
    </w:p>
    <w:p w14:paraId="2994896F" w14:textId="77777777" w:rsidR="00E26083" w:rsidRDefault="00E26083"/>
    <w:p w14:paraId="42694283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1.3.1.</w:t>
      </w:r>
      <w:r>
        <w:rPr>
          <w:b/>
          <w:sz w:val="24"/>
          <w:szCs w:val="24"/>
        </w:rPr>
        <w:tab/>
        <w:t>Aplicações</w:t>
      </w:r>
    </w:p>
    <w:p w14:paraId="5B29779A" w14:textId="77777777" w:rsidR="00E26083" w:rsidRDefault="00E26083"/>
    <w:p w14:paraId="60DE2AE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Alpaydin</w:t>
      </w:r>
      <w:proofErr w:type="spellEnd"/>
      <w:r>
        <w:rPr>
          <w:sz w:val="24"/>
          <w:szCs w:val="24"/>
        </w:rPr>
        <w:t xml:space="preserve"> (2010)</w:t>
      </w:r>
      <w:del w:id="110" w:author="Renato Dourado Maia" w:date="2018-05-19T20:28:00Z">
        <w:r w:rsidDel="00393905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descreve alguns exemplos de aplicações de aprendizado de </w:t>
      </w:r>
      <w:commentRangeStart w:id="111"/>
      <w:r>
        <w:rPr>
          <w:sz w:val="24"/>
          <w:szCs w:val="24"/>
        </w:rPr>
        <w:t>máquina mais utilizadas</w:t>
      </w:r>
      <w:commentRangeEnd w:id="111"/>
      <w:r w:rsidR="00393905">
        <w:rPr>
          <w:rStyle w:val="Refdecomentrio"/>
        </w:rPr>
        <w:commentReference w:id="111"/>
      </w:r>
      <w:r>
        <w:rPr>
          <w:sz w:val="24"/>
          <w:szCs w:val="24"/>
        </w:rPr>
        <w:t>:</w:t>
      </w:r>
    </w:p>
    <w:p w14:paraId="461FF512" w14:textId="77777777" w:rsidR="00E26083" w:rsidRDefault="00F46FC8">
      <w:pPr>
        <w:numPr>
          <w:ilvl w:val="0"/>
          <w:numId w:val="2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Aprendizado por associações: consiste em aprender a condição de um elemento a outro. Exemplo: um consumidor</w:t>
      </w:r>
      <w:ins w:id="112" w:author="Renato Dourado Maia" w:date="2018-05-19T20:30:00Z">
        <w:r w:rsidR="00393905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ao comprar um produto X, tem mais propensão a comprar também o produto Y e não o produto Z. Tem como fórmula matemática de probabilidade condicional </w:t>
      </w:r>
      <w:commentRangeStart w:id="113"/>
      <w:proofErr w:type="gramStart"/>
      <w:r>
        <w:rPr>
          <w:sz w:val="24"/>
          <w:szCs w:val="24"/>
        </w:rPr>
        <w:t>P(</w:t>
      </w:r>
      <w:proofErr w:type="gramEnd"/>
      <w:r>
        <w:rPr>
          <w:sz w:val="24"/>
          <w:szCs w:val="24"/>
        </w:rPr>
        <w:t>X|Y)</w:t>
      </w:r>
      <w:commentRangeEnd w:id="113"/>
      <w:r w:rsidR="00393905">
        <w:rPr>
          <w:rStyle w:val="Refdecomentrio"/>
        </w:rPr>
        <w:commentReference w:id="113"/>
      </w:r>
      <w:ins w:id="114" w:author="Seven" w:date="2018-05-20T20:53:00Z">
        <w:r w:rsidR="005A3D5C">
          <w:rPr>
            <w:sz w:val="24"/>
            <w:szCs w:val="24"/>
          </w:rPr>
          <w:t xml:space="preserve">, em que Y </w:t>
        </w:r>
      </w:ins>
      <w:ins w:id="115" w:author="Seven" w:date="2018-05-20T20:54:00Z">
        <w:r w:rsidR="00123436">
          <w:rPr>
            <w:sz w:val="24"/>
            <w:szCs w:val="24"/>
          </w:rPr>
          <w:t xml:space="preserve">é o produto que deseja-se </w:t>
        </w:r>
      </w:ins>
      <w:ins w:id="116" w:author="Seven" w:date="2018-05-20T20:55:00Z">
        <w:r w:rsidR="00123436">
          <w:rPr>
            <w:sz w:val="24"/>
            <w:szCs w:val="24"/>
          </w:rPr>
          <w:t>condicionar</w:t>
        </w:r>
      </w:ins>
      <w:ins w:id="117" w:author="Seven" w:date="2018-05-20T20:54:00Z">
        <w:r w:rsidR="00123436">
          <w:rPr>
            <w:sz w:val="24"/>
            <w:szCs w:val="24"/>
          </w:rPr>
          <w:t xml:space="preserve"> a X. </w:t>
        </w:r>
      </w:ins>
      <w:ins w:id="118" w:author="Seven" w:date="2018-05-20T20:55:00Z">
        <w:r w:rsidR="00123436">
          <w:rPr>
            <w:sz w:val="24"/>
            <w:szCs w:val="24"/>
          </w:rPr>
          <w:t>E X é o conjunto de produtos que o cliente já comprou.</w:t>
        </w:r>
      </w:ins>
      <w:del w:id="119" w:author="Seven" w:date="2018-05-20T20:53:00Z">
        <w:r w:rsidDel="005A3D5C">
          <w:rPr>
            <w:sz w:val="24"/>
            <w:szCs w:val="24"/>
          </w:rPr>
          <w:delText>.</w:delText>
        </w:r>
      </w:del>
    </w:p>
    <w:p w14:paraId="53098CA1" w14:textId="77777777" w:rsidR="00E26083" w:rsidRDefault="00F46FC8">
      <w:pPr>
        <w:numPr>
          <w:ilvl w:val="0"/>
          <w:numId w:val="2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Classificação: como o nome sugere, consiste em classificar um dado novo em uma determinada classe de </w:t>
      </w:r>
      <w:commentRangeStart w:id="120"/>
      <w:r>
        <w:rPr>
          <w:sz w:val="24"/>
          <w:szCs w:val="24"/>
        </w:rPr>
        <w:t>acordo com a classificação dada para dados analisados anteriormente</w:t>
      </w:r>
      <w:commentRangeEnd w:id="120"/>
      <w:r w:rsidR="00393905">
        <w:rPr>
          <w:rStyle w:val="Refdecomentrio"/>
        </w:rPr>
        <w:commentReference w:id="120"/>
      </w:r>
      <w:r>
        <w:rPr>
          <w:sz w:val="24"/>
          <w:szCs w:val="24"/>
        </w:rPr>
        <w:t>.</w:t>
      </w:r>
    </w:p>
    <w:p w14:paraId="3064D534" w14:textId="77777777" w:rsidR="00E26083" w:rsidRDefault="00F46FC8">
      <w:pPr>
        <w:numPr>
          <w:ilvl w:val="0"/>
          <w:numId w:val="2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Regressão: consiste em estimar um valor de saída </w:t>
      </w:r>
      <w:commentRangeStart w:id="121"/>
      <w:r>
        <w:rPr>
          <w:sz w:val="24"/>
          <w:szCs w:val="24"/>
        </w:rPr>
        <w:t>para determinado dado</w:t>
      </w:r>
      <w:commentRangeEnd w:id="121"/>
      <w:r w:rsidR="00393905">
        <w:rPr>
          <w:rStyle w:val="Refdecomentrio"/>
        </w:rPr>
        <w:commentReference w:id="121"/>
      </w:r>
      <w:r>
        <w:rPr>
          <w:sz w:val="24"/>
          <w:szCs w:val="24"/>
        </w:rPr>
        <w:t>, baseado em suas características inseridas.</w:t>
      </w:r>
    </w:p>
    <w:p w14:paraId="27540821" w14:textId="77777777" w:rsidR="00E26083" w:rsidRDefault="00F46FC8">
      <w:pPr>
        <w:numPr>
          <w:ilvl w:val="0"/>
          <w:numId w:val="2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Aprendizado por esforço: </w:t>
      </w:r>
      <w:commentRangeStart w:id="122"/>
      <w:r>
        <w:rPr>
          <w:sz w:val="24"/>
          <w:szCs w:val="24"/>
        </w:rPr>
        <w:t>consiste em considerar todas a</w:t>
      </w:r>
      <w:ins w:id="123" w:author="Renato Dourado Maia" w:date="2018-05-19T20:31:00Z">
        <w:r w:rsidR="00393905">
          <w:rPr>
            <w:sz w:val="24"/>
            <w:szCs w:val="24"/>
          </w:rPr>
          <w:t>s</w:t>
        </w:r>
      </w:ins>
      <w:r>
        <w:rPr>
          <w:sz w:val="24"/>
          <w:szCs w:val="24"/>
        </w:rPr>
        <w:t xml:space="preserve"> ações realizadas pelo sistema para atingir o objetivo (política de ações), ou seja, uma ação isolada não é tão importante quanto o conjunto da política de todas as ações</w:t>
      </w:r>
      <w:commentRangeEnd w:id="122"/>
      <w:r w:rsidR="00393905">
        <w:rPr>
          <w:rStyle w:val="Refdecomentrio"/>
        </w:rPr>
        <w:commentReference w:id="122"/>
      </w:r>
      <w:r>
        <w:rPr>
          <w:sz w:val="24"/>
          <w:szCs w:val="24"/>
        </w:rPr>
        <w:t>.</w:t>
      </w:r>
    </w:p>
    <w:p w14:paraId="5DC8A477" w14:textId="77777777" w:rsidR="00E26083" w:rsidRDefault="00E26083"/>
    <w:p w14:paraId="755A5832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1.4.</w:t>
      </w:r>
      <w:r>
        <w:rPr>
          <w:b/>
          <w:sz w:val="24"/>
          <w:szCs w:val="24"/>
        </w:rPr>
        <w:tab/>
        <w:t>Tarefas de Aprendizado</w:t>
      </w:r>
    </w:p>
    <w:p w14:paraId="25F676BE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7B36252C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paradigma de aprendizado é um dos critérios utilizados para definir o tipo de tarefa desenvolvido pelo AM, sendo, de acordo com este critério, divididas em tarefas preditivas ou descritivas (FACELI et. </w:t>
      </w:r>
      <w:proofErr w:type="gramStart"/>
      <w:r>
        <w:rPr>
          <w:sz w:val="24"/>
          <w:szCs w:val="24"/>
        </w:rPr>
        <w:t>al</w:t>
      </w:r>
      <w:proofErr w:type="gramEnd"/>
      <w:r>
        <w:rPr>
          <w:sz w:val="24"/>
          <w:szCs w:val="24"/>
        </w:rPr>
        <w:t xml:space="preserve"> 2011).</w:t>
      </w:r>
    </w:p>
    <w:p w14:paraId="673CF42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Alpaydin</w:t>
      </w:r>
      <w:proofErr w:type="spellEnd"/>
      <w:r>
        <w:rPr>
          <w:sz w:val="24"/>
          <w:szCs w:val="24"/>
        </w:rPr>
        <w:t xml:space="preserve"> (2010)</w:t>
      </w:r>
      <w:del w:id="124" w:author="Renato Dourado Maia" w:date="2018-05-19T20:33:00Z">
        <w:r w:rsidDel="00393905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define uma tarefa preditiva quando esta é capaz de estimar dados futuros, com base nos dados passados e do tipo descritiva quando da possibilidade de aprender e/ou reconhecer padrões. Existe ainda a possibilidade de mesclar estes dois tipos de abordagem.</w:t>
      </w:r>
    </w:p>
    <w:p w14:paraId="286E8C9A" w14:textId="77777777" w:rsidR="00E26083" w:rsidRDefault="00E26083"/>
    <w:p w14:paraId="3414B807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1.5.</w:t>
      </w:r>
      <w:r>
        <w:rPr>
          <w:b/>
          <w:sz w:val="24"/>
          <w:szCs w:val="24"/>
        </w:rPr>
        <w:tab/>
        <w:t>Tipos de Aprendizagem</w:t>
      </w:r>
    </w:p>
    <w:p w14:paraId="19E4B458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75E7589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Russell e </w:t>
      </w:r>
      <w:proofErr w:type="spellStart"/>
      <w:r>
        <w:rPr>
          <w:sz w:val="24"/>
          <w:szCs w:val="24"/>
        </w:rPr>
        <w:t>Norvig</w:t>
      </w:r>
      <w:proofErr w:type="spellEnd"/>
      <w:r>
        <w:rPr>
          <w:sz w:val="24"/>
          <w:szCs w:val="24"/>
        </w:rPr>
        <w:t xml:space="preserve"> (2013), um sistema estará aprendendo se for capaz de aprimorar suas estimativas futuras após realizar observações sobre o mundo.</w:t>
      </w:r>
      <w:del w:id="125" w:author="Renato Dourado Maia" w:date="2018-05-19T20:34:00Z">
        <w:r w:rsidDel="00393905">
          <w:rPr>
            <w:sz w:val="24"/>
            <w:szCs w:val="24"/>
          </w:rPr>
          <w:delText xml:space="preserve"> </w:delText>
        </w:r>
      </w:del>
      <w:ins w:id="126" w:author="Renato Dourado Maia" w:date="2018-05-19T20:34:00Z">
        <w:r w:rsidR="00393905">
          <w:rPr>
            <w:sz w:val="24"/>
            <w:szCs w:val="24"/>
          </w:rPr>
          <w:t xml:space="preserve"> </w:t>
        </w:r>
      </w:ins>
      <w:del w:id="127" w:author="Renato Dourado Maia" w:date="2018-05-19T20:34:00Z">
        <w:r w:rsidDel="00393905">
          <w:rPr>
            <w:sz w:val="24"/>
            <w:szCs w:val="24"/>
          </w:rPr>
          <w:br/>
        </w:r>
        <w:r w:rsidDel="00393905">
          <w:rPr>
            <w:sz w:val="24"/>
            <w:szCs w:val="24"/>
          </w:rPr>
          <w:tab/>
        </w:r>
      </w:del>
      <w:r>
        <w:rPr>
          <w:sz w:val="24"/>
          <w:szCs w:val="24"/>
        </w:rPr>
        <w:t xml:space="preserve">Eles elencam três principais técnicas de aprendizagem, </w:t>
      </w:r>
      <w:commentRangeStart w:id="128"/>
      <w:r>
        <w:rPr>
          <w:sz w:val="24"/>
          <w:szCs w:val="24"/>
        </w:rPr>
        <w:t>que são</w:t>
      </w:r>
      <w:commentRangeEnd w:id="128"/>
      <w:r w:rsidR="00393905">
        <w:rPr>
          <w:rStyle w:val="Refdecomentrio"/>
        </w:rPr>
        <w:commentReference w:id="128"/>
      </w:r>
      <w:r>
        <w:rPr>
          <w:sz w:val="24"/>
          <w:szCs w:val="24"/>
        </w:rPr>
        <w:t xml:space="preserve">: </w:t>
      </w:r>
    </w:p>
    <w:p w14:paraId="473EF478" w14:textId="77777777" w:rsidR="00E26083" w:rsidRDefault="00F46FC8">
      <w:pPr>
        <w:numPr>
          <w:ilvl w:val="0"/>
          <w:numId w:val="15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Aprendizagem supervisionada.</w:t>
      </w:r>
    </w:p>
    <w:p w14:paraId="5535886B" w14:textId="77777777" w:rsidR="00E26083" w:rsidRDefault="00F46FC8">
      <w:pPr>
        <w:numPr>
          <w:ilvl w:val="0"/>
          <w:numId w:val="15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Aprendizagem não-supervisionada.</w:t>
      </w:r>
    </w:p>
    <w:p w14:paraId="01BF4F23" w14:textId="77777777" w:rsidR="00E26083" w:rsidRDefault="00F46FC8">
      <w:pPr>
        <w:numPr>
          <w:ilvl w:val="0"/>
          <w:numId w:val="15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Aprendizagem por reforço.</w:t>
      </w:r>
    </w:p>
    <w:p w14:paraId="234B922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Neste estudo discutiremos somente as técnicas não-supervisionada e supervisionada, com ênfase maior nesta última por se tratar da técnica utilizada para</w:t>
      </w:r>
      <w:ins w:id="129" w:author="Renato Dourado Maia" w:date="2018-05-19T20:35:00Z">
        <w:r w:rsidR="00393905">
          <w:rPr>
            <w:sz w:val="24"/>
            <w:szCs w:val="24"/>
          </w:rPr>
          <w:t xml:space="preserve"> a</w:t>
        </w:r>
      </w:ins>
      <w:r>
        <w:rPr>
          <w:sz w:val="24"/>
          <w:szCs w:val="24"/>
        </w:rPr>
        <w:t xml:space="preserve"> criação do Sistema Agregador.</w:t>
      </w:r>
    </w:p>
    <w:p w14:paraId="2532FB53" w14:textId="77777777" w:rsidR="00E26083" w:rsidRDefault="00E26083"/>
    <w:p w14:paraId="2FE0741F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1.5.1.</w:t>
      </w:r>
      <w:r>
        <w:rPr>
          <w:b/>
          <w:sz w:val="24"/>
          <w:szCs w:val="24"/>
        </w:rPr>
        <w:tab/>
        <w:t>Aprendizagem Supervisionada</w:t>
      </w:r>
    </w:p>
    <w:p w14:paraId="50D3A25A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</w:p>
    <w:p w14:paraId="62082F6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tipo de aprendizagem é </w:t>
      </w:r>
      <w:proofErr w:type="gramStart"/>
      <w:r>
        <w:rPr>
          <w:sz w:val="24"/>
          <w:szCs w:val="24"/>
        </w:rPr>
        <w:t>baseada</w:t>
      </w:r>
      <w:proofErr w:type="gramEnd"/>
      <w:r>
        <w:rPr>
          <w:sz w:val="24"/>
          <w:szCs w:val="24"/>
        </w:rPr>
        <w:t xml:space="preserve"> em um conjunto de dados, cujas saídas ou algum outro tipo de representação do comportamento que o sistema deve apresentar já são previamente conhecidos (CASTRO e FERRARI, 2016). Em linhas gerais, o sistema observa amostra de dados em pares de entrada e saída e aprende uma função que faz </w:t>
      </w:r>
      <w:del w:id="130" w:author="Renato Dourado Maia" w:date="2018-05-19T20:36:00Z">
        <w:r w:rsidDel="00393905">
          <w:rPr>
            <w:sz w:val="24"/>
            <w:szCs w:val="24"/>
          </w:rPr>
          <w:delText>a rota</w:delText>
        </w:r>
      </w:del>
      <w:ins w:id="131" w:author="Renato Dourado Maia" w:date="2018-05-19T20:36:00Z">
        <w:r w:rsidR="00393905">
          <w:rPr>
            <w:sz w:val="24"/>
            <w:szCs w:val="24"/>
          </w:rPr>
          <w:t>o mapeamento</w:t>
        </w:r>
      </w:ins>
      <w:r>
        <w:rPr>
          <w:sz w:val="24"/>
          <w:szCs w:val="24"/>
        </w:rPr>
        <w:t xml:space="preserve"> entre eles.</w:t>
      </w:r>
    </w:p>
    <w:p w14:paraId="6F0FAB6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técnica supervisionada é descrita por Russell e </w:t>
      </w:r>
      <w:proofErr w:type="spellStart"/>
      <w:r>
        <w:rPr>
          <w:sz w:val="24"/>
          <w:szCs w:val="24"/>
        </w:rPr>
        <w:t>Norvig</w:t>
      </w:r>
      <w:proofErr w:type="spellEnd"/>
      <w:r>
        <w:rPr>
          <w:sz w:val="24"/>
          <w:szCs w:val="24"/>
        </w:rPr>
        <w:t xml:space="preserve"> (2013)</w:t>
      </w:r>
      <w:del w:id="132" w:author="Renato Dourado Maia" w:date="2018-05-19T20:36:00Z">
        <w:r w:rsidDel="00393905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da seguinte maneira:  </w:t>
      </w:r>
    </w:p>
    <w:p w14:paraId="472E9915" w14:textId="77777777" w:rsidR="00E26083" w:rsidRDefault="00F46FC8">
      <w:pPr>
        <w:numPr>
          <w:ilvl w:val="0"/>
          <w:numId w:val="8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É fornecido previamente um conjunto de treinamento com N pares de entrada e saída (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>), (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>), (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>
        <w:rPr>
          <w:sz w:val="24"/>
          <w:szCs w:val="24"/>
        </w:rPr>
        <w:t>), ..., (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sz w:val="24"/>
          <w:szCs w:val="24"/>
        </w:rPr>
        <w:t xml:space="preserve">), </w:t>
      </w:r>
      <w:commentRangeStart w:id="133"/>
      <w:r>
        <w:rPr>
          <w:sz w:val="24"/>
          <w:szCs w:val="24"/>
        </w:rPr>
        <w:t xml:space="preserve">onde </w:t>
      </w:r>
      <w:commentRangeEnd w:id="133"/>
      <w:r w:rsidR="007B4B73">
        <w:rPr>
          <w:rStyle w:val="Refdecomentrio"/>
        </w:rPr>
        <w:commentReference w:id="133"/>
      </w:r>
      <w:r>
        <w:rPr>
          <w:sz w:val="24"/>
          <w:szCs w:val="24"/>
        </w:rPr>
        <w:t xml:space="preserve">a geração de cada y é fornecida por uma função não conhecida </w:t>
      </w:r>
      <m:oMath>
        <m:r>
          <w:rPr>
            <w:rFonts w:ascii="Cambria Math" w:hAnsi="Cambria Math"/>
            <w:sz w:val="24"/>
            <w:szCs w:val="24"/>
          </w:rPr>
          <m:t>y=f(x)</m:t>
        </m:r>
      </m:oMath>
      <w:r>
        <w:rPr>
          <w:sz w:val="24"/>
          <w:szCs w:val="24"/>
        </w:rPr>
        <w:t>.</w:t>
      </w:r>
    </w:p>
    <w:p w14:paraId="61B38362" w14:textId="77777777" w:rsidR="00E26083" w:rsidRDefault="00F46FC8">
      <w:pPr>
        <w:numPr>
          <w:ilvl w:val="0"/>
          <w:numId w:val="8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essa relação observada é objetivo do sistema gerar </w:t>
      </w:r>
      <w:del w:id="134" w:author="Renato Dourado Maia" w:date="2018-05-19T20:37:00Z">
        <w:r w:rsidDel="007B4B73">
          <w:rPr>
            <w:sz w:val="24"/>
            <w:szCs w:val="24"/>
          </w:rPr>
          <w:delText>uma outra</w:delText>
        </w:r>
      </w:del>
      <w:ins w:id="135" w:author="Renato Dourado Maia" w:date="2018-05-19T20:37:00Z">
        <w:r w:rsidR="007B4B73">
          <w:rPr>
            <w:sz w:val="24"/>
            <w:szCs w:val="24"/>
          </w:rPr>
          <w:t>outra</w:t>
        </w:r>
      </w:ins>
      <w:r>
        <w:rPr>
          <w:sz w:val="24"/>
          <w:szCs w:val="24"/>
        </w:rPr>
        <w:t xml:space="preserve"> função </w:t>
      </w:r>
      <m:oMath>
        <m:r>
          <w:rPr>
            <w:rFonts w:ascii="Cambria Math" w:hAnsi="Cambria Math"/>
            <w:sz w:val="24"/>
            <w:szCs w:val="24"/>
          </w:rPr>
          <m:t>h</m:t>
        </m:r>
      </m:oMath>
      <w:r>
        <w:rPr>
          <w:sz w:val="24"/>
          <w:szCs w:val="24"/>
        </w:rPr>
        <w:t xml:space="preserve"> que se assemelhe à função verdadeira </w:t>
      </w:r>
      <m:oMath>
        <m:r>
          <w:rPr>
            <w:rFonts w:ascii="Cambria Math" w:hAnsi="Cambria Math"/>
            <w:sz w:val="24"/>
            <w:szCs w:val="24"/>
          </w:rPr>
          <m:t>f</m:t>
        </m:r>
      </m:oMath>
      <w:r>
        <w:rPr>
          <w:sz w:val="24"/>
          <w:szCs w:val="24"/>
        </w:rPr>
        <w:t>.</w:t>
      </w:r>
    </w:p>
    <w:p w14:paraId="3EC42EC1" w14:textId="77777777" w:rsidR="00E26083" w:rsidRDefault="00F46FC8">
      <w:pPr>
        <w:numPr>
          <w:ilvl w:val="0"/>
          <w:numId w:val="8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Sendo </w:t>
      </w:r>
      <m:oMath>
        <m:r>
          <w:rPr>
            <w:rFonts w:ascii="Cambria Math" w:hAnsi="Cambria Math"/>
            <w:sz w:val="24"/>
            <w:szCs w:val="24"/>
          </w:rPr>
          <m:t>h</m:t>
        </m:r>
      </m:oMath>
      <w:r>
        <w:rPr>
          <w:sz w:val="24"/>
          <w:szCs w:val="24"/>
        </w:rPr>
        <w:t xml:space="preserve"> uma função hipotética, a aprendizagem se torna uma busca por </w:t>
      </w:r>
      <w:commentRangeStart w:id="136"/>
      <w:r>
        <w:rPr>
          <w:sz w:val="24"/>
          <w:szCs w:val="24"/>
        </w:rPr>
        <w:t xml:space="preserve">hipóteses </w:t>
      </w:r>
      <w:commentRangeEnd w:id="136"/>
      <w:r w:rsidR="007B4B73">
        <w:rPr>
          <w:rStyle w:val="Refdecomentrio"/>
        </w:rPr>
        <w:commentReference w:id="136"/>
      </w:r>
      <w:r>
        <w:rPr>
          <w:sz w:val="24"/>
          <w:szCs w:val="24"/>
        </w:rPr>
        <w:t>possíveis que terá uma boa eficiência mesmo caso um novo dado seja inserido.</w:t>
      </w:r>
    </w:p>
    <w:p w14:paraId="07426806" w14:textId="77777777" w:rsidR="00E26083" w:rsidRDefault="00F46FC8">
      <w:pPr>
        <w:numPr>
          <w:ilvl w:val="0"/>
          <w:numId w:val="8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que a eficiência da </w:t>
      </w:r>
      <w:commentRangeStart w:id="137"/>
      <w:r>
        <w:rPr>
          <w:sz w:val="24"/>
          <w:szCs w:val="24"/>
        </w:rPr>
        <w:t xml:space="preserve">hipótese </w:t>
      </w:r>
      <w:commentRangeEnd w:id="137"/>
      <w:r w:rsidR="007B4B73">
        <w:rPr>
          <w:rStyle w:val="Refdecomentrio"/>
        </w:rPr>
        <w:commentReference w:id="137"/>
      </w:r>
      <w:r>
        <w:rPr>
          <w:sz w:val="24"/>
          <w:szCs w:val="24"/>
        </w:rPr>
        <w:t>seja observada, deve</w:t>
      </w:r>
      <w:ins w:id="138" w:author="Renato Dourado Maia" w:date="2018-05-19T20:37:00Z">
        <w:r w:rsidR="007B4B73">
          <w:rPr>
            <w:sz w:val="24"/>
            <w:szCs w:val="24"/>
          </w:rPr>
          <w:t>m</w:t>
        </w:r>
      </w:ins>
      <w:r>
        <w:rPr>
          <w:sz w:val="24"/>
          <w:szCs w:val="24"/>
        </w:rPr>
        <w:t>-se fornecer conjuntos de testes e conjuntos de treinamentos, sendo estes diferentes.</w:t>
      </w:r>
    </w:p>
    <w:p w14:paraId="199D73B7" w14:textId="77777777" w:rsidR="00E26083" w:rsidRDefault="00F46FC8">
      <w:pPr>
        <w:numPr>
          <w:ilvl w:val="0"/>
          <w:numId w:val="8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hipótese será eficiente se prevê de forma correta o valor de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sz w:val="24"/>
          <w:szCs w:val="24"/>
        </w:rPr>
        <w:t xml:space="preserve"> para novos dados.</w:t>
      </w:r>
    </w:p>
    <w:p w14:paraId="486CFC89" w14:textId="77777777" w:rsidR="00E26083" w:rsidRDefault="00F46FC8">
      <w:pPr>
        <w:numPr>
          <w:ilvl w:val="0"/>
          <w:numId w:val="8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 geral,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sz w:val="24"/>
          <w:szCs w:val="24"/>
        </w:rPr>
        <w:t xml:space="preserve"> sendo uma saída de </w:t>
      </w:r>
      <w:commentRangeStart w:id="139"/>
      <w:r>
        <w:rPr>
          <w:sz w:val="24"/>
          <w:szCs w:val="24"/>
        </w:rPr>
        <w:t xml:space="preserve">valores finitos, a aprendizagem recebe o nome de classificação, caso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sz w:val="24"/>
          <w:szCs w:val="24"/>
        </w:rPr>
        <w:t xml:space="preserve"> seja um número</w:t>
      </w:r>
      <w:commentRangeEnd w:id="139"/>
      <w:r w:rsidR="007B4B73">
        <w:rPr>
          <w:rStyle w:val="Refdecomentrio"/>
        </w:rPr>
        <w:commentReference w:id="139"/>
      </w:r>
      <w:r>
        <w:rPr>
          <w:sz w:val="24"/>
          <w:szCs w:val="24"/>
        </w:rPr>
        <w:t>, a aprendizagem é chamada de regressão.</w:t>
      </w:r>
    </w:p>
    <w:p w14:paraId="1820F16F" w14:textId="77777777" w:rsidR="00E26083" w:rsidRDefault="00E26083"/>
    <w:p w14:paraId="42DAE4C0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1.5.2.</w:t>
      </w:r>
      <w:r>
        <w:rPr>
          <w:b/>
          <w:sz w:val="24"/>
          <w:szCs w:val="24"/>
        </w:rPr>
        <w:tab/>
        <w:t>Aprendizagem Não Supervisionada</w:t>
      </w:r>
    </w:p>
    <w:p w14:paraId="628660C8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583BB9FD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Neste tipo de aprendizagem</w:t>
      </w:r>
      <w:ins w:id="140" w:author="Renato Dourado Maia" w:date="2018-05-19T20:39:00Z">
        <w:r w:rsidR="007B4B73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a saída </w:t>
      </w:r>
      <w:del w:id="141" w:author="Renato Dourado Maia" w:date="2018-05-19T20:39:00Z">
        <w:r w:rsidDel="007B4B73">
          <w:rPr>
            <w:sz w:val="24"/>
            <w:szCs w:val="24"/>
          </w:rPr>
          <w:delText xml:space="preserve">dos dados </w:delText>
        </w:r>
      </w:del>
      <w:r>
        <w:rPr>
          <w:sz w:val="24"/>
          <w:szCs w:val="24"/>
        </w:rPr>
        <w:t>é desconhecida</w:t>
      </w:r>
      <w:ins w:id="142" w:author="Renato Dourado Maia" w:date="2018-05-19T20:39:00Z">
        <w:r w:rsidR="007B4B73">
          <w:rPr>
            <w:sz w:val="24"/>
            <w:szCs w:val="24"/>
          </w:rPr>
          <w:t xml:space="preserve">. </w:t>
        </w:r>
      </w:ins>
      <w:del w:id="143" w:author="Renato Dourado Maia" w:date="2018-05-19T20:39:00Z">
        <w:r w:rsidDel="007B4B73">
          <w:rPr>
            <w:sz w:val="24"/>
            <w:szCs w:val="24"/>
          </w:rPr>
          <w:delText>, p</w:delText>
        </w:r>
      </w:del>
      <w:ins w:id="144" w:author="Renato Dourado Maia" w:date="2018-05-19T20:39:00Z">
        <w:r w:rsidR="007B4B73">
          <w:rPr>
            <w:sz w:val="24"/>
            <w:szCs w:val="24"/>
          </w:rPr>
          <w:t>P</w:t>
        </w:r>
      </w:ins>
      <w:r>
        <w:rPr>
          <w:sz w:val="24"/>
          <w:szCs w:val="24"/>
        </w:rPr>
        <w:t>ortanto</w:t>
      </w:r>
      <w:ins w:id="145" w:author="Renato Dourado Maia" w:date="2018-05-19T20:39:00Z">
        <w:r w:rsidR="007B4B73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o objetivo é identificar padrões </w:t>
      </w:r>
      <w:commentRangeStart w:id="146"/>
      <w:proofErr w:type="spellStart"/>
      <w:r>
        <w:rPr>
          <w:sz w:val="24"/>
          <w:szCs w:val="24"/>
        </w:rPr>
        <w:t>Alpaydin</w:t>
      </w:r>
      <w:proofErr w:type="spellEnd"/>
      <w:r>
        <w:rPr>
          <w:sz w:val="24"/>
          <w:szCs w:val="24"/>
        </w:rPr>
        <w:t xml:space="preserve"> (2010), </w:t>
      </w:r>
      <w:commentRangeEnd w:id="146"/>
      <w:r w:rsidR="007B4B73">
        <w:rPr>
          <w:rStyle w:val="Refdecomentrio"/>
        </w:rPr>
        <w:commentReference w:id="146"/>
      </w:r>
      <w:r>
        <w:rPr>
          <w:sz w:val="24"/>
          <w:szCs w:val="24"/>
        </w:rPr>
        <w:t xml:space="preserve">ou seja, o algoritmo deve categorizar ou rotular os dados. </w:t>
      </w:r>
    </w:p>
    <w:p w14:paraId="065AF6E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é capaz de aprender padrões com dados de entrada, mesmo não sendo fornecido um </w:t>
      </w:r>
      <w:commentRangeStart w:id="147"/>
      <w:r>
        <w:rPr>
          <w:sz w:val="24"/>
          <w:szCs w:val="24"/>
        </w:rPr>
        <w:t>retorno evidente</w:t>
      </w:r>
      <w:commentRangeEnd w:id="147"/>
      <w:r w:rsidR="007B4B73">
        <w:rPr>
          <w:rStyle w:val="Refdecomentrio"/>
        </w:rPr>
        <w:commentReference w:id="147"/>
      </w:r>
      <w:r>
        <w:rPr>
          <w:sz w:val="24"/>
          <w:szCs w:val="24"/>
        </w:rPr>
        <w:t>. Tem como tarefa mais recorrente</w:t>
      </w:r>
      <w:del w:id="148" w:author="Renato Dourado Maia" w:date="2018-05-19T20:40:00Z">
        <w:r w:rsidDel="007B4B73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o </w:t>
      </w:r>
      <w:commentRangeStart w:id="149"/>
      <w:r>
        <w:rPr>
          <w:sz w:val="24"/>
          <w:szCs w:val="24"/>
        </w:rPr>
        <w:t>reconhecimento de grupos</w:t>
      </w:r>
      <w:commentRangeEnd w:id="149"/>
      <w:r w:rsidR="007B4B73">
        <w:rPr>
          <w:rStyle w:val="Refdecomentrio"/>
        </w:rPr>
        <w:commentReference w:id="149"/>
      </w:r>
      <w:r>
        <w:rPr>
          <w:sz w:val="24"/>
          <w:szCs w:val="24"/>
        </w:rPr>
        <w:t xml:space="preserve"> com os dados de entrada potencialmente úteis (RUSSELL e NORVIG, 2013).</w:t>
      </w:r>
    </w:p>
    <w:p w14:paraId="6ABDD2A7" w14:textId="77777777" w:rsidR="00E26083" w:rsidRDefault="00F46FC8">
      <w:r>
        <w:tab/>
      </w:r>
    </w:p>
    <w:p w14:paraId="0F47445C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1.6.</w:t>
      </w:r>
      <w:r>
        <w:rPr>
          <w:b/>
          <w:sz w:val="24"/>
          <w:szCs w:val="24"/>
        </w:rPr>
        <w:tab/>
        <w:t>Fluxo de Funcionamento de um Sistema de AM</w:t>
      </w:r>
    </w:p>
    <w:p w14:paraId="3C164248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3CF99B3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Em geral, todos os sistemas baseados em AM obedecem a um fluxo de operações, divididos em 4 partes</w:t>
      </w:r>
      <w:ins w:id="150" w:author="Renato Dourado Maia" w:date="2018-05-19T20:45:00Z">
        <w:r w:rsidR="007B4B73">
          <w:rPr>
            <w:sz w:val="24"/>
            <w:szCs w:val="24"/>
          </w:rPr>
          <w:t xml:space="preserve"> (Figura 4)</w:t>
        </w:r>
      </w:ins>
      <w:ins w:id="151" w:author="Renato Dourado Maia" w:date="2018-05-19T20:41:00Z">
        <w:r w:rsidR="007B4B73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que são:</w:t>
      </w:r>
    </w:p>
    <w:p w14:paraId="4EC4B618" w14:textId="77777777" w:rsidR="00E26083" w:rsidRDefault="00F46FC8">
      <w:pPr>
        <w:numPr>
          <w:ilvl w:val="0"/>
          <w:numId w:val="4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Pré-processamento dos dados: os dados, muitas vezes, podem conter valores incorretos, inconsistentes, duplicados, apresentar diferentes características, formatos e dimensões, o que atrapalha a </w:t>
      </w:r>
      <w:ins w:id="152" w:author="Renato Dourado Maia" w:date="2018-05-19T20:41:00Z">
        <w:r w:rsidR="007B4B73">
          <w:rPr>
            <w:sz w:val="24"/>
            <w:szCs w:val="24"/>
          </w:rPr>
          <w:t xml:space="preserve">sua </w:t>
        </w:r>
      </w:ins>
      <w:r>
        <w:rPr>
          <w:sz w:val="24"/>
          <w:szCs w:val="24"/>
        </w:rPr>
        <w:t xml:space="preserve">interpretação </w:t>
      </w:r>
      <w:del w:id="153" w:author="Renato Dourado Maia" w:date="2018-05-19T20:41:00Z">
        <w:r w:rsidDel="007B4B73">
          <w:rPr>
            <w:sz w:val="24"/>
            <w:szCs w:val="24"/>
          </w:rPr>
          <w:delText xml:space="preserve">destes </w:delText>
        </w:r>
      </w:del>
      <w:r>
        <w:rPr>
          <w:sz w:val="24"/>
          <w:szCs w:val="24"/>
        </w:rPr>
        <w:t>pela máquina. O pré-processamento</w:t>
      </w:r>
      <w:del w:id="154" w:author="Renato Dourado Maia" w:date="2018-05-19T20:41:00Z">
        <w:r w:rsidDel="007B4B73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visa </w:t>
      </w:r>
      <w:ins w:id="155" w:author="Renato Dourado Maia" w:date="2018-05-19T20:42:00Z">
        <w:r w:rsidR="007B4B73">
          <w:rPr>
            <w:sz w:val="24"/>
            <w:szCs w:val="24"/>
          </w:rPr>
          <w:t xml:space="preserve">a </w:t>
        </w:r>
      </w:ins>
      <w:r>
        <w:rPr>
          <w:sz w:val="24"/>
          <w:szCs w:val="24"/>
        </w:rPr>
        <w:t>melhorar qualidade destes dados</w:t>
      </w:r>
      <w:ins w:id="156" w:author="Renato Dourado Maia" w:date="2018-05-19T20:42:00Z">
        <w:r w:rsidR="007B4B73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minimizando ou eliminando os problemas citados (FACELI et. </w:t>
      </w:r>
      <w:proofErr w:type="gramStart"/>
      <w:r>
        <w:rPr>
          <w:sz w:val="24"/>
          <w:szCs w:val="24"/>
        </w:rPr>
        <w:t>al</w:t>
      </w:r>
      <w:proofErr w:type="gramEnd"/>
      <w:r>
        <w:rPr>
          <w:sz w:val="24"/>
          <w:szCs w:val="24"/>
        </w:rPr>
        <w:t>, 2011). Nesta etapa</w:t>
      </w:r>
      <w:del w:id="157" w:author="Renato Dourado Maia" w:date="2018-05-19T20:42:00Z">
        <w:r w:rsidDel="007B4B73">
          <w:rPr>
            <w:sz w:val="24"/>
            <w:szCs w:val="24"/>
          </w:rPr>
          <w:delText xml:space="preserve"> também,</w:delText>
        </w:r>
      </w:del>
      <w:ins w:id="158" w:author="Renato Dourado Maia" w:date="2018-05-19T20:42:00Z">
        <w:r w:rsidR="007B4B73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o conjunto de dados é dividido, aleatoriamente, entre elementos de treino e teste, objetivando evitar que a máquina não tenha uma </w:t>
      </w:r>
      <w:commentRangeStart w:id="159"/>
      <w:r>
        <w:rPr>
          <w:sz w:val="24"/>
          <w:szCs w:val="24"/>
        </w:rPr>
        <w:t xml:space="preserve">boa performance </w:t>
      </w:r>
      <w:commentRangeEnd w:id="159"/>
      <w:r w:rsidR="007B4B73">
        <w:rPr>
          <w:rStyle w:val="Refdecomentrio"/>
        </w:rPr>
        <w:commentReference w:id="159"/>
      </w:r>
      <w:r>
        <w:rPr>
          <w:sz w:val="24"/>
          <w:szCs w:val="24"/>
        </w:rPr>
        <w:t xml:space="preserve">somente com o conjunto de treino (RASCHKA e MIRJALILI, 2017).  </w:t>
      </w:r>
    </w:p>
    <w:p w14:paraId="6B8A8F22" w14:textId="77777777" w:rsidR="00E26083" w:rsidRDefault="00F46FC8">
      <w:pPr>
        <w:numPr>
          <w:ilvl w:val="0"/>
          <w:numId w:val="4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Definição do modelo e aprendizagem: nesta etapa se define o tipo de modelo, ou seja, o algoritmo de AM, com base na tarefa a ser resolvida, e se efetua a aprendizagem da máquina, com o conjunto de dados de treino (RASCHKA e MIRJALILI, 2017).</w:t>
      </w:r>
    </w:p>
    <w:p w14:paraId="3DA1F214" w14:textId="77777777" w:rsidR="00E26083" w:rsidRDefault="00F46FC8">
      <w:pPr>
        <w:numPr>
          <w:ilvl w:val="0"/>
          <w:numId w:val="4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Avaliação: após o treinamento, para verificar a performance do treino, o modelo recebe os dados de teste. Caso esta performance seja satisfatória, o modelo está apto para receber dados novos (RASCHKA e MIRJALILI, 2017).</w:t>
      </w:r>
    </w:p>
    <w:p w14:paraId="08D0C44F" w14:textId="77777777" w:rsidR="00E26083" w:rsidRDefault="00F46FC8">
      <w:pPr>
        <w:numPr>
          <w:ilvl w:val="0"/>
          <w:numId w:val="4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Estimação: nesta última etapa</w:t>
      </w:r>
      <w:ins w:id="160" w:author="Renato Dourado Maia" w:date="2018-05-19T20:43:00Z">
        <w:r w:rsidR="007B4B73">
          <w:rPr>
            <w:sz w:val="24"/>
            <w:szCs w:val="24"/>
          </w:rPr>
          <w:t xml:space="preserve">, </w:t>
        </w:r>
      </w:ins>
      <w:del w:id="161" w:author="Renato Dourado Maia" w:date="2018-05-19T20:43:00Z">
        <w:r w:rsidDel="007B4B73">
          <w:rPr>
            <w:sz w:val="24"/>
            <w:szCs w:val="24"/>
          </w:rPr>
          <w:delText xml:space="preserve"> </w:delText>
        </w:r>
      </w:del>
      <w:r>
        <w:rPr>
          <w:sz w:val="24"/>
          <w:szCs w:val="24"/>
        </w:rPr>
        <w:t xml:space="preserve">o modelo </w:t>
      </w:r>
      <w:del w:id="162" w:author="Renato Dourado Maia" w:date="2018-05-19T20:43:00Z">
        <w:r w:rsidDel="007B4B73">
          <w:rPr>
            <w:sz w:val="24"/>
            <w:szCs w:val="24"/>
          </w:rPr>
          <w:delText>consiste em</w:delText>
        </w:r>
      </w:del>
      <w:ins w:id="163" w:author="Renato Dourado Maia" w:date="2018-05-19T20:43:00Z">
        <w:r w:rsidR="007B4B73">
          <w:rPr>
            <w:sz w:val="24"/>
            <w:szCs w:val="24"/>
          </w:rPr>
          <w:t xml:space="preserve">é </w:t>
        </w:r>
        <w:proofErr w:type="spellStart"/>
        <w:r w:rsidR="007B4B73">
          <w:rPr>
            <w:sz w:val="24"/>
            <w:szCs w:val="24"/>
          </w:rPr>
          <w:t>eplicado</w:t>
        </w:r>
        <w:proofErr w:type="spellEnd"/>
        <w:r w:rsidR="007B4B73">
          <w:rPr>
            <w:sz w:val="24"/>
            <w:szCs w:val="24"/>
          </w:rPr>
          <w:t xml:space="preserve"> para</w:t>
        </w:r>
      </w:ins>
      <w:r>
        <w:rPr>
          <w:sz w:val="24"/>
          <w:szCs w:val="24"/>
        </w:rPr>
        <w:t xml:space="preserve"> </w:t>
      </w:r>
      <w:del w:id="164" w:author="Renato Dourado Maia" w:date="2018-05-19T20:44:00Z">
        <w:r w:rsidDel="007B4B73">
          <w:rPr>
            <w:sz w:val="24"/>
            <w:szCs w:val="24"/>
          </w:rPr>
          <w:delText>obter os resultados de valores novos estimados</w:delText>
        </w:r>
      </w:del>
      <w:del w:id="165" w:author="Renato Dourado Maia" w:date="2018-05-19T20:43:00Z">
        <w:r w:rsidDel="007B4B73">
          <w:rPr>
            <w:sz w:val="24"/>
            <w:szCs w:val="24"/>
          </w:rPr>
          <w:delText xml:space="preserve"> pelo model</w:delText>
        </w:r>
      </w:del>
      <w:del w:id="166" w:author="Renato Dourado Maia" w:date="2018-05-19T20:44:00Z">
        <w:r w:rsidDel="007B4B73">
          <w:rPr>
            <w:sz w:val="24"/>
            <w:szCs w:val="24"/>
          </w:rPr>
          <w:delText>o</w:delText>
        </w:r>
      </w:del>
      <w:proofErr w:type="spellStart"/>
      <w:ins w:id="167" w:author="Renato Dourado Maia" w:date="2018-05-19T20:44:00Z">
        <w:r w:rsidR="007B4B73">
          <w:rPr>
            <w:sz w:val="24"/>
            <w:szCs w:val="24"/>
          </w:rPr>
          <w:t>para</w:t>
        </w:r>
        <w:proofErr w:type="spellEnd"/>
        <w:r w:rsidR="007B4B73">
          <w:rPr>
            <w:sz w:val="24"/>
            <w:szCs w:val="24"/>
          </w:rPr>
          <w:t xml:space="preserve"> obter a estimação correspondente a dados não utilizados nas etapas anteriores</w:t>
        </w:r>
      </w:ins>
      <w:r>
        <w:rPr>
          <w:sz w:val="24"/>
          <w:szCs w:val="24"/>
        </w:rPr>
        <w:t xml:space="preserve"> (RASCHKA e MIRJALILI, 2017).</w:t>
      </w:r>
    </w:p>
    <w:p w14:paraId="4C07B269" w14:textId="77777777" w:rsidR="00E26083" w:rsidDel="007B4B73" w:rsidRDefault="00F46FC8">
      <w:pPr>
        <w:spacing w:line="360" w:lineRule="auto"/>
        <w:ind w:firstLine="720"/>
        <w:jc w:val="both"/>
        <w:rPr>
          <w:del w:id="168" w:author="Renato Dourado Maia" w:date="2018-05-19T20:44:00Z"/>
          <w:sz w:val="24"/>
          <w:szCs w:val="24"/>
        </w:rPr>
      </w:pPr>
      <w:del w:id="169" w:author="Renato Dourado Maia" w:date="2018-05-19T20:44:00Z">
        <w:r w:rsidDel="007B4B73">
          <w:rPr>
            <w:sz w:val="24"/>
            <w:szCs w:val="24"/>
          </w:rPr>
          <w:delText>A figura 4, apresenta o fluxo descrito acima:</w:delText>
        </w:r>
      </w:del>
    </w:p>
    <w:p w14:paraId="5E544A52" w14:textId="77777777" w:rsidR="00E26083" w:rsidRDefault="00E26083"/>
    <w:p w14:paraId="62B4265F" w14:textId="77777777" w:rsidR="00E26083" w:rsidRDefault="00F46FC8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56ED7685" wp14:editId="6EE8B567">
            <wp:extent cx="4982663" cy="1762953"/>
            <wp:effectExtent l="0" t="0" r="0" b="0"/>
            <wp:docPr id="2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663" cy="1762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0EAA5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</w:t>
      </w:r>
      <w:commentRangeStart w:id="170"/>
      <w:r>
        <w:rPr>
          <w:sz w:val="20"/>
          <w:szCs w:val="20"/>
        </w:rPr>
        <w:t xml:space="preserve">FIGURA </w:t>
      </w:r>
      <w:commentRangeEnd w:id="170"/>
      <w:r w:rsidR="007B4B73">
        <w:rPr>
          <w:rStyle w:val="Refdecomentrio"/>
        </w:rPr>
        <w:commentReference w:id="170"/>
      </w:r>
      <w:r>
        <w:rPr>
          <w:sz w:val="20"/>
          <w:szCs w:val="20"/>
        </w:rPr>
        <w:t>4: Fluxo de operações de um sistema de AM.</w:t>
      </w:r>
    </w:p>
    <w:p w14:paraId="53A69781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Fonte: RASCHKA e MIRJALILI (2017, p. 53 - adaptada)</w:t>
      </w:r>
    </w:p>
    <w:p w14:paraId="390F085B" w14:textId="77777777" w:rsidR="00E26083" w:rsidRDefault="00E26083"/>
    <w:p w14:paraId="10C05265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1.7.</w:t>
      </w:r>
      <w:r>
        <w:rPr>
          <w:b/>
          <w:sz w:val="24"/>
          <w:szCs w:val="24"/>
        </w:rPr>
        <w:tab/>
        <w:t>Sistema de Regressão</w:t>
      </w:r>
    </w:p>
    <w:p w14:paraId="3D259D2C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670B6877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Bishop (2006)</w:t>
      </w:r>
      <w:del w:id="171" w:author="Renato Dourado Maia" w:date="2018-05-19T20:45:00Z">
        <w:r w:rsidDel="007B4B73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afirma que modelos de regressão têm por objetivo estimar o valor de uma ou mais variáveis alvo contínuas, através de um vetor de entrada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sz w:val="24"/>
          <w:szCs w:val="24"/>
        </w:rPr>
        <w:t xml:space="preserve">   </w:t>
      </w:r>
      <m:oMath>
        <m:r>
          <w:rPr>
            <w:rFonts w:ascii="Cambria Math" w:hAnsi="Cambria Math"/>
            <w:sz w:val="24"/>
            <w:szCs w:val="24"/>
          </w:rPr>
          <m:t>D</m:t>
        </m:r>
      </m:oMath>
      <w:r>
        <w:rPr>
          <w:sz w:val="24"/>
          <w:szCs w:val="24"/>
        </w:rPr>
        <w:t xml:space="preserve">-dimensional. </w:t>
      </w:r>
    </w:p>
    <w:p w14:paraId="3BB3820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Existem inúmeros algoritmos de AM, alicerçados em conceitos matemáticos, usados para o propósito de regressão, tais como Regressão Linear, Árvores de Decisão, Regressão Polinomial e Máquina de Vetores de Suporte (SVR em inglês), mas neste estudo serão analisados somente os algoritmos de Regressão Linear Simples e Múltipla, além de Árvore de Decisão e Floresta Aleatória, pois estes modelos foram utilizados para criar o Sistema de Regressão</w:t>
      </w:r>
      <w:del w:id="172" w:author="Renato Dourado Maia" w:date="2018-05-19T20:45:00Z">
        <w:r w:rsidDel="007B4B73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do Sistema Agregador.</w:t>
      </w:r>
    </w:p>
    <w:p w14:paraId="708F6C54" w14:textId="77777777" w:rsidR="00E26083" w:rsidRDefault="00E26083"/>
    <w:p w14:paraId="493BB80B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1.7.1.</w:t>
      </w:r>
      <w:r>
        <w:rPr>
          <w:b/>
          <w:sz w:val="24"/>
          <w:szCs w:val="24"/>
        </w:rPr>
        <w:tab/>
        <w:t>Regressão Linear Simples e Múltipla</w:t>
      </w:r>
    </w:p>
    <w:p w14:paraId="13105CA2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75BE762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Segundo Castro e Ferrari (2016), modelos de regressão linear simples são capazes de estabelecer a relação entre uma variável dependente e uma independente, por meio da determinação de uma equação de linha reta</w:t>
      </w:r>
      <w:del w:id="173" w:author="Renato Dourado Maia" w:date="2018-05-19T20:46:00Z">
        <w:r w:rsidDel="00CA7E52">
          <w:rPr>
            <w:sz w:val="24"/>
            <w:szCs w:val="24"/>
          </w:rPr>
          <w:delText xml:space="preserve"> que seja capaz de representar esta relação</w:delText>
        </w:r>
      </w:del>
      <w:r>
        <w:rPr>
          <w:sz w:val="24"/>
          <w:szCs w:val="24"/>
        </w:rPr>
        <w:t>.</w:t>
      </w:r>
    </w:p>
    <w:p w14:paraId="26C6FAE7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esta linha dá-se o nome de linha de regressão e a equação é denominada equação de regressão.</w:t>
      </w:r>
    </w:p>
    <w:p w14:paraId="3A942FD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equação de regressão é escrita por </w:t>
      </w:r>
      <w:proofErr w:type="spellStart"/>
      <w:r>
        <w:rPr>
          <w:sz w:val="24"/>
          <w:szCs w:val="24"/>
        </w:rPr>
        <w:t>Lattin</w:t>
      </w:r>
      <w:proofErr w:type="spellEnd"/>
      <w:r>
        <w:rPr>
          <w:sz w:val="24"/>
          <w:szCs w:val="24"/>
        </w:rPr>
        <w:t xml:space="preserve"> et. </w:t>
      </w:r>
      <w:proofErr w:type="gramStart"/>
      <w:r>
        <w:rPr>
          <w:sz w:val="24"/>
          <w:szCs w:val="24"/>
        </w:rPr>
        <w:t>al</w:t>
      </w:r>
      <w:proofErr w:type="gramEnd"/>
      <w:r>
        <w:rPr>
          <w:sz w:val="24"/>
          <w:szCs w:val="24"/>
        </w:rPr>
        <w:t xml:space="preserve"> (2011) como:</w:t>
      </w:r>
    </w:p>
    <w:p w14:paraId="61FBD5E5" w14:textId="77777777" w:rsidR="00E26083" w:rsidRDefault="00E26083">
      <w:pPr>
        <w:rPr>
          <w:sz w:val="24"/>
          <w:szCs w:val="24"/>
        </w:rPr>
      </w:pPr>
    </w:p>
    <w:p w14:paraId="15499207" w14:textId="77777777" w:rsidR="00E26083" w:rsidRDefault="00F46FC8">
      <w:pPr>
        <w:spacing w:line="360" w:lineRule="auto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Y=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Style w:val="Refdecomentrio"/>
                </w:rPr>
                <w:commentReference w:id="174"/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X</m:t>
          </m:r>
        </m:oMath>
      </m:oMathPara>
    </w:p>
    <w:p w14:paraId="4273D63B" w14:textId="77777777" w:rsidR="00E26083" w:rsidRDefault="00E26083">
      <w:pPr>
        <w:spacing w:line="360" w:lineRule="auto"/>
        <w:rPr>
          <w:sz w:val="24"/>
          <w:szCs w:val="24"/>
        </w:rPr>
      </w:pPr>
    </w:p>
    <w:p w14:paraId="70EE7E68" w14:textId="77777777" w:rsidR="00E26083" w:rsidRDefault="00F46FC8">
      <w:pPr>
        <w:spacing w:line="360" w:lineRule="auto"/>
        <w:rPr>
          <w:sz w:val="24"/>
          <w:szCs w:val="24"/>
        </w:rPr>
      </w:pPr>
      <w:commentRangeStart w:id="175"/>
      <w:proofErr w:type="gramStart"/>
      <w:r>
        <w:rPr>
          <w:sz w:val="24"/>
          <w:szCs w:val="24"/>
        </w:rPr>
        <w:t>onde</w:t>
      </w:r>
      <w:proofErr w:type="gramEnd"/>
      <w:r>
        <w:rPr>
          <w:sz w:val="24"/>
          <w:szCs w:val="24"/>
        </w:rPr>
        <w:t xml:space="preserve"> </w:t>
      </w:r>
      <w:commentRangeEnd w:id="175"/>
      <w:r w:rsidR="00CA7E52">
        <w:rPr>
          <w:rStyle w:val="Refdecomentrio"/>
        </w:rPr>
        <w:commentReference w:id="175"/>
      </w:r>
      <w:commentRangeStart w:id="176"/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sz w:val="24"/>
          <w:szCs w:val="24"/>
        </w:rPr>
        <w:t xml:space="preserve"> é chamado de intercepto e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coeficiente de inclinação.</w:t>
      </w:r>
      <w:commentRangeEnd w:id="176"/>
      <w:r w:rsidR="00CA7E52">
        <w:rPr>
          <w:rStyle w:val="Refdecomentrio"/>
        </w:rPr>
        <w:commentReference w:id="176"/>
      </w:r>
    </w:p>
    <w:p w14:paraId="087447FB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 coeficiente de inclinação representa a </w:t>
      </w:r>
      <w:commentRangeStart w:id="177"/>
      <w:r>
        <w:rPr>
          <w:sz w:val="24"/>
          <w:szCs w:val="24"/>
        </w:rPr>
        <w:t>variação da média</w:t>
      </w:r>
      <w:ins w:id="178" w:author="Renato Dourado Maia" w:date="2018-05-19T20:47:00Z">
        <w:r w:rsidR="00CA7E52">
          <w:rPr>
            <w:sz w:val="24"/>
            <w:szCs w:val="24"/>
          </w:rPr>
          <w:t xml:space="preserve"> de</w:t>
        </w:r>
      </w:ins>
      <w:r>
        <w:rPr>
          <w:sz w:val="24"/>
          <w:szCs w:val="24"/>
        </w:rPr>
        <w:t xml:space="preserve"> </w:t>
      </w:r>
      <w:commentRangeEnd w:id="177"/>
      <w:r w:rsidR="00CA7E52">
        <w:rPr>
          <w:rStyle w:val="Refdecomentrio"/>
        </w:rPr>
        <w:commentReference w:id="177"/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sz w:val="24"/>
          <w:szCs w:val="24"/>
        </w:rPr>
        <w:t xml:space="preserve">, para o aumento de uma unidade da variável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ins w:id="179" w:author="Renato Dourado Maia" w:date="2018-05-19T20:47:00Z">
        <w:r w:rsidR="00CA7E52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e o intercepto o ponto do eixo das ordenadas cortado pela reta (BUSSAB e MORETTIN, 2010). A figura 5</w:t>
      </w:r>
      <w:del w:id="180" w:author="Renato Dourado Maia" w:date="2018-05-19T20:47:00Z">
        <w:r w:rsidDel="00CA7E52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apresenta estes parâmetros:</w:t>
      </w:r>
    </w:p>
    <w:p w14:paraId="6FFA26BF" w14:textId="77777777" w:rsidR="00E26083" w:rsidRDefault="00E26083"/>
    <w:p w14:paraId="6AAD60ED" w14:textId="77777777" w:rsidR="00E26083" w:rsidRDefault="00F46FC8">
      <w:pPr>
        <w:spacing w:line="240" w:lineRule="auto"/>
        <w:jc w:val="center"/>
      </w:pPr>
      <w:r>
        <w:rPr>
          <w:noProof/>
        </w:rPr>
        <w:drawing>
          <wp:inline distT="114300" distB="114300" distL="114300" distR="114300" wp14:anchorId="708413EC" wp14:editId="15FD26F8">
            <wp:extent cx="3487125" cy="1807507"/>
            <wp:effectExtent l="0" t="0" r="0" b="0"/>
            <wp:docPr id="62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7125" cy="1807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C4189" w14:textId="77777777" w:rsidR="00E26083" w:rsidRDefault="00F46FC8">
      <w:pPr>
        <w:spacing w:line="240" w:lineRule="auto"/>
        <w:rPr>
          <w:sz w:val="20"/>
          <w:szCs w:val="20"/>
        </w:rPr>
      </w:pPr>
      <w:r>
        <w:tab/>
        <w:t xml:space="preserve">     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  <w:t xml:space="preserve">        FIGURA 5: Representação intercepto e coeficiente de inclinação.</w:t>
      </w:r>
    </w:p>
    <w:p w14:paraId="0C1AEBA8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ab/>
        <w:t xml:space="preserve">                     Fonte: BUSSAB e MORETTIN (2010, p. 450)</w:t>
      </w:r>
    </w:p>
    <w:p w14:paraId="7FCF390F" w14:textId="77777777" w:rsidR="00E26083" w:rsidRDefault="00E26083"/>
    <w:p w14:paraId="4BCCFB0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Pelo fato desta relação não ser perfeitamente exata, à fórmula adiciona-se um erro</w:t>
      </w:r>
      <w:ins w:id="181" w:author="Renato Dourado Maia" w:date="2018-05-19T20:49:00Z">
        <w:r w:rsidR="00CA7E52">
          <w:rPr>
            <w:sz w:val="24"/>
            <w:szCs w:val="24"/>
          </w:rPr>
          <w:t xml:space="preserve"> </w:t>
        </w:r>
        <m:oMath>
          <m:r>
            <w:rPr>
              <w:rFonts w:ascii="Cambria Math" w:hAnsi="Cambria Math"/>
              <w:sz w:val="24"/>
              <w:szCs w:val="24"/>
            </w:rPr>
            <m:t>ε</m:t>
          </m:r>
        </m:oMath>
      </w:ins>
      <w:r>
        <w:rPr>
          <w:sz w:val="24"/>
          <w:szCs w:val="24"/>
        </w:rPr>
        <w:t xml:space="preserve">, que reflete um ruído, ou seja, a diferença entre o valor real da variável dependente e o valor estimado (LATTIN et. </w:t>
      </w:r>
      <w:proofErr w:type="gramStart"/>
      <w:r>
        <w:rPr>
          <w:sz w:val="24"/>
          <w:szCs w:val="24"/>
        </w:rPr>
        <w:t>al</w:t>
      </w:r>
      <w:proofErr w:type="gramEnd"/>
      <w:r>
        <w:rPr>
          <w:sz w:val="24"/>
          <w:szCs w:val="24"/>
        </w:rPr>
        <w:t xml:space="preserve"> 2011). Por fim</w:t>
      </w:r>
      <w:ins w:id="182" w:author="Renato Dourado Maia" w:date="2018-05-19T20:49:00Z">
        <w:r w:rsidR="00CA7E52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a equação final é dada por:</w:t>
      </w:r>
    </w:p>
    <w:p w14:paraId="11C6D15A" w14:textId="77777777" w:rsidR="00E26083" w:rsidRDefault="00E26083"/>
    <w:p w14:paraId="135A17B4" w14:textId="77777777" w:rsidR="00E26083" w:rsidRDefault="00F46FC8">
      <w:pPr>
        <w:spacing w:line="360" w:lineRule="auto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Y=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+ 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X +ε</m:t>
          </m:r>
        </m:oMath>
      </m:oMathPara>
    </w:p>
    <w:p w14:paraId="024C1C1A" w14:textId="77777777" w:rsidR="00E26083" w:rsidRDefault="00E26083"/>
    <w:p w14:paraId="3CDEBE67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erro também é conhecido como offset e é representado por 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ŷ-y</m:t>
            </m:r>
          </m:e>
        </m:d>
      </m:oMath>
      <w:r>
        <w:rPr>
          <w:sz w:val="24"/>
          <w:szCs w:val="24"/>
        </w:rPr>
        <w:t xml:space="preserve">, </w:t>
      </w:r>
      <w:commentRangeStart w:id="183"/>
      <w:r>
        <w:rPr>
          <w:sz w:val="24"/>
          <w:szCs w:val="24"/>
        </w:rPr>
        <w:t xml:space="preserve">onde </w:t>
      </w:r>
      <w:commentRangeEnd w:id="183"/>
      <w:r w:rsidR="00CA7E52">
        <w:rPr>
          <w:rStyle w:val="Refdecomentrio"/>
        </w:rPr>
        <w:commentReference w:id="183"/>
      </w:r>
      <m:oMath>
        <m:r>
          <w:rPr>
            <w:rFonts w:ascii="Cambria Math" w:hAnsi="Cambria Math"/>
            <w:sz w:val="24"/>
            <w:szCs w:val="24"/>
          </w:rPr>
          <m:t>ŷ</m:t>
        </m:r>
      </m:oMath>
      <w:r>
        <w:rPr>
          <w:sz w:val="24"/>
          <w:szCs w:val="24"/>
        </w:rPr>
        <w:t xml:space="preserve"> corresponde ao valor real e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sz w:val="24"/>
          <w:szCs w:val="24"/>
        </w:rPr>
        <w:t xml:space="preserve"> o valor estimado (RASCHKA e MIRJALILI, 2016)</w:t>
      </w:r>
      <w:del w:id="184" w:author="Renato Dourado Maia" w:date="2018-05-19T20:49:00Z">
        <w:r w:rsidDel="00CA7E52">
          <w:rPr>
            <w:sz w:val="24"/>
            <w:szCs w:val="24"/>
          </w:rPr>
          <w:delText xml:space="preserve"> </w:delText>
        </w:r>
      </w:del>
      <w:r>
        <w:rPr>
          <w:sz w:val="24"/>
          <w:szCs w:val="24"/>
        </w:rPr>
        <w:t>. Conforme a figura 6, eles são representados pelas linhas verticais.</w:t>
      </w:r>
    </w:p>
    <w:p w14:paraId="483B4EA9" w14:textId="77777777" w:rsidR="00E26083" w:rsidRDefault="00E26083"/>
    <w:p w14:paraId="264580B0" w14:textId="77777777" w:rsidR="00E26083" w:rsidRDefault="00F46FC8">
      <w:pPr>
        <w:jc w:val="center"/>
      </w:pPr>
      <w:r>
        <w:rPr>
          <w:noProof/>
        </w:rPr>
        <w:drawing>
          <wp:inline distT="114300" distB="114300" distL="114300" distR="114300" wp14:anchorId="2BCCB0AB" wp14:editId="66A248EA">
            <wp:extent cx="2839425" cy="2187754"/>
            <wp:effectExtent l="0" t="0" r="0" b="0"/>
            <wp:docPr id="15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9425" cy="2187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66AADD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tab/>
      </w:r>
      <w:r>
        <w:tab/>
      </w:r>
      <w:r>
        <w:tab/>
        <w:t xml:space="preserve">  </w:t>
      </w:r>
      <w:r>
        <w:rPr>
          <w:sz w:val="20"/>
          <w:szCs w:val="20"/>
        </w:rPr>
        <w:t xml:space="preserve">FIGURA 6: </w:t>
      </w:r>
      <w:commentRangeStart w:id="185"/>
      <w:r>
        <w:rPr>
          <w:sz w:val="20"/>
          <w:szCs w:val="20"/>
        </w:rPr>
        <w:t xml:space="preserve">Representação </w:t>
      </w:r>
      <w:commentRangeEnd w:id="185"/>
      <w:r w:rsidR="00CA7E52">
        <w:rPr>
          <w:rStyle w:val="Refdecomentrio"/>
        </w:rPr>
        <w:commentReference w:id="185"/>
      </w:r>
      <w:r>
        <w:rPr>
          <w:sz w:val="20"/>
          <w:szCs w:val="20"/>
        </w:rPr>
        <w:t>do erro.</w:t>
      </w:r>
    </w:p>
    <w:p w14:paraId="24B5D2B4" w14:textId="77777777" w:rsidR="00E26083" w:rsidRDefault="00F46FC8">
      <w:p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Fonte: RASCHKA e MIRJALILI (2017, p. 450 - adaptada)</w:t>
      </w:r>
    </w:p>
    <w:p w14:paraId="6E6104E0" w14:textId="77777777" w:rsidR="00E26083" w:rsidRDefault="00E26083">
      <w:pPr>
        <w:spacing w:line="240" w:lineRule="auto"/>
        <w:jc w:val="both"/>
        <w:rPr>
          <w:sz w:val="20"/>
          <w:szCs w:val="20"/>
        </w:rPr>
      </w:pPr>
    </w:p>
    <w:p w14:paraId="1B04FC24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Segundo </w:t>
      </w:r>
      <w:proofErr w:type="spellStart"/>
      <w:r>
        <w:rPr>
          <w:sz w:val="24"/>
          <w:szCs w:val="24"/>
        </w:rPr>
        <w:t>Faceli</w:t>
      </w:r>
      <w:proofErr w:type="spellEnd"/>
      <w:r>
        <w:rPr>
          <w:sz w:val="24"/>
          <w:szCs w:val="24"/>
        </w:rPr>
        <w:t xml:space="preserve"> et. </w:t>
      </w:r>
      <w:proofErr w:type="gramStart"/>
      <w:r>
        <w:rPr>
          <w:sz w:val="24"/>
          <w:szCs w:val="24"/>
        </w:rPr>
        <w:t>al</w:t>
      </w:r>
      <w:proofErr w:type="gramEnd"/>
      <w:r>
        <w:rPr>
          <w:sz w:val="24"/>
          <w:szCs w:val="24"/>
        </w:rPr>
        <w:t xml:space="preserve"> (2011), este erro, também conhecido como erro da hipótese ƒ, é medido, geralmente, através de duas métricas conhecidas como erro quadrático médio (MSE - </w:t>
      </w:r>
      <w:proofErr w:type="spellStart"/>
      <w:r>
        <w:rPr>
          <w:i/>
          <w:sz w:val="24"/>
          <w:szCs w:val="24"/>
        </w:rPr>
        <w:t>mean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squared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error</w:t>
      </w:r>
      <w:proofErr w:type="spellEnd"/>
      <w:r>
        <w:rPr>
          <w:sz w:val="24"/>
          <w:szCs w:val="24"/>
        </w:rPr>
        <w:t xml:space="preserve">) e distância absoluta média (MAD - </w:t>
      </w:r>
      <w:proofErr w:type="spellStart"/>
      <w:r>
        <w:rPr>
          <w:i/>
          <w:sz w:val="24"/>
          <w:szCs w:val="24"/>
        </w:rPr>
        <w:t>mean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absolute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distance</w:t>
      </w:r>
      <w:proofErr w:type="spellEnd"/>
      <w:r>
        <w:rPr>
          <w:sz w:val="24"/>
          <w:szCs w:val="24"/>
        </w:rPr>
        <w:t xml:space="preserve">), dadas pelas </w:t>
      </w:r>
      <w:commentRangeStart w:id="186"/>
      <w:r>
        <w:rPr>
          <w:sz w:val="24"/>
          <w:szCs w:val="24"/>
        </w:rPr>
        <w:t>fórmulas</w:t>
      </w:r>
      <w:commentRangeEnd w:id="186"/>
      <w:r w:rsidR="00CA7E52">
        <w:rPr>
          <w:rStyle w:val="Refdecomentrio"/>
        </w:rPr>
        <w:commentReference w:id="186"/>
      </w:r>
      <w:r>
        <w:rPr>
          <w:sz w:val="24"/>
          <w:szCs w:val="24"/>
        </w:rPr>
        <w:t>:</w:t>
      </w:r>
    </w:p>
    <w:p w14:paraId="2949A0CF" w14:textId="77777777" w:rsidR="00E26083" w:rsidRDefault="00E26083"/>
    <w:p w14:paraId="08AAF3BA" w14:textId="77777777" w:rsidR="00E26083" w:rsidRDefault="00F46FC8">
      <w:pPr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MSE(ƒ) = 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/>
          </m:nary>
          <m:r>
            <w:rPr>
              <w:rFonts w:ascii="Cambria Math" w:hAnsi="Cambria Math"/>
              <w:sz w:val="24"/>
              <w:szCs w:val="24"/>
            </w:rPr>
            <m:t>(ŷ-y)²</m:t>
          </m:r>
        </m:oMath>
      </m:oMathPara>
    </w:p>
    <w:p w14:paraId="2154E7D6" w14:textId="77777777" w:rsidR="00E26083" w:rsidRDefault="00E26083"/>
    <w:p w14:paraId="514EB83C" w14:textId="77777777" w:rsidR="00E26083" w:rsidRDefault="00F46FC8">
      <w:pPr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MAD(ƒ)=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/>
          </m:nary>
          <m:r>
            <w:rPr>
              <w:rFonts w:ascii="Cambria Math" w:hAnsi="Cambria Math"/>
              <w:sz w:val="24"/>
              <w:szCs w:val="24"/>
            </w:rPr>
            <m:t>|ŷ-y|</m:t>
          </m:r>
        </m:oMath>
      </m:oMathPara>
    </w:p>
    <w:p w14:paraId="53FEB82D" w14:textId="77777777" w:rsidR="00E26083" w:rsidRDefault="00E26083"/>
    <w:p w14:paraId="6DEC8324" w14:textId="77777777" w:rsidR="00E26083" w:rsidRDefault="00F46FC8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Ambas as medidas são valores não negativos e quanto menores seus resultados, melhor o modelo de regressão (FACELI et. </w:t>
      </w:r>
      <w:proofErr w:type="gramStart"/>
      <w:r>
        <w:rPr>
          <w:sz w:val="24"/>
          <w:szCs w:val="24"/>
        </w:rPr>
        <w:t>al</w:t>
      </w:r>
      <w:proofErr w:type="gramEnd"/>
      <w:r>
        <w:rPr>
          <w:sz w:val="24"/>
          <w:szCs w:val="24"/>
        </w:rPr>
        <w:t>, 2011) .</w:t>
      </w:r>
    </w:p>
    <w:p w14:paraId="256FF264" w14:textId="77777777" w:rsidR="00E26083" w:rsidRDefault="00F46FC8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A figura 7</w:t>
      </w:r>
      <w:del w:id="187" w:author="Renato Dourado Maia" w:date="2018-05-19T20:50:00Z">
        <w:r w:rsidDel="00CA7E52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apresenta a linha de regressão, dada pela relação entre a variável independente A e a dependente B:</w:t>
      </w:r>
    </w:p>
    <w:p w14:paraId="52B2B8F9" w14:textId="77777777" w:rsidR="00E26083" w:rsidRDefault="00E26083"/>
    <w:p w14:paraId="2D6F0FB6" w14:textId="77777777" w:rsidR="00E26083" w:rsidRDefault="00F46FC8">
      <w:pPr>
        <w:jc w:val="center"/>
      </w:pPr>
      <w:r>
        <w:rPr>
          <w:noProof/>
        </w:rPr>
        <w:drawing>
          <wp:inline distT="114300" distB="114300" distL="114300" distR="114300" wp14:anchorId="7AD42D12" wp14:editId="38D1F33E">
            <wp:extent cx="3068025" cy="1390606"/>
            <wp:effectExtent l="0" t="0" r="0" b="0"/>
            <wp:docPr id="63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8025" cy="1390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BA7822" w14:textId="77777777" w:rsidR="00E26083" w:rsidRDefault="00F46FC8">
      <w:pPr>
        <w:spacing w:line="240" w:lineRule="auto"/>
        <w:rPr>
          <w:sz w:val="20"/>
          <w:szCs w:val="20"/>
        </w:rPr>
      </w:pPr>
      <w:r>
        <w:t xml:space="preserve">       </w:t>
      </w:r>
      <w:r>
        <w:tab/>
      </w:r>
      <w:r>
        <w:tab/>
        <w:t xml:space="preserve">    </w:t>
      </w:r>
      <w:r>
        <w:tab/>
        <w:t xml:space="preserve"> </w:t>
      </w:r>
      <w:r>
        <w:rPr>
          <w:sz w:val="20"/>
          <w:szCs w:val="20"/>
        </w:rPr>
        <w:t>FIGURA 7: Linha de regressão da relação entre variáveis A e B.</w:t>
      </w:r>
    </w:p>
    <w:p w14:paraId="449F80F9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</w:t>
      </w:r>
      <w:r>
        <w:rPr>
          <w:sz w:val="20"/>
          <w:szCs w:val="20"/>
        </w:rPr>
        <w:tab/>
        <w:t xml:space="preserve"> Fonte: CASTRO e FERRARI (2016, p. 160)</w:t>
      </w:r>
    </w:p>
    <w:p w14:paraId="3623BB61" w14:textId="77777777" w:rsidR="00E26083" w:rsidRDefault="00E26083">
      <w:pPr>
        <w:spacing w:line="360" w:lineRule="auto"/>
        <w:rPr>
          <w:sz w:val="20"/>
          <w:szCs w:val="20"/>
        </w:rPr>
      </w:pPr>
    </w:p>
    <w:p w14:paraId="13D859CC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regressão linear múltipla se baseia nos mesmos conceitos, métricas e técnicas de avaliação da regressão linear simples. Ela é a generalização do modelo linear para mais de uma variável independente e pode ser definida pela fórmula (RASCHKA e MIRJALILI, 2017):</w:t>
      </w:r>
    </w:p>
    <w:p w14:paraId="6DF9AD9D" w14:textId="77777777" w:rsidR="00E26083" w:rsidRDefault="00E26083"/>
    <w:p w14:paraId="1E865D51" w14:textId="77777777" w:rsidR="00E26083" w:rsidRDefault="00F46FC8">
      <w:pPr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Y=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X+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X+...+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X+ε</m:t>
          </m:r>
        </m:oMath>
      </m:oMathPara>
    </w:p>
    <w:p w14:paraId="23B6BAE1" w14:textId="77777777" w:rsidR="00E26083" w:rsidRDefault="00E26083">
      <w:pPr>
        <w:spacing w:line="360" w:lineRule="auto"/>
        <w:ind w:left="720" w:firstLine="720"/>
        <w:rPr>
          <w:b/>
          <w:sz w:val="24"/>
          <w:szCs w:val="24"/>
        </w:rPr>
      </w:pPr>
    </w:p>
    <w:p w14:paraId="342C0409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1.7.2.</w:t>
      </w:r>
      <w:r>
        <w:rPr>
          <w:b/>
          <w:sz w:val="24"/>
          <w:szCs w:val="24"/>
        </w:rPr>
        <w:tab/>
        <w:t>Árvore de Decisão e Floresta Aleatória</w:t>
      </w:r>
    </w:p>
    <w:p w14:paraId="17A38CE3" w14:textId="77777777" w:rsidR="00E26083" w:rsidRDefault="00E26083">
      <w:pPr>
        <w:spacing w:line="360" w:lineRule="auto"/>
        <w:rPr>
          <w:sz w:val="24"/>
          <w:szCs w:val="24"/>
        </w:rPr>
      </w:pPr>
    </w:p>
    <w:p w14:paraId="78609C1B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Alpaydin</w:t>
      </w:r>
      <w:proofErr w:type="spellEnd"/>
      <w:r>
        <w:rPr>
          <w:sz w:val="24"/>
          <w:szCs w:val="24"/>
        </w:rPr>
        <w:t xml:space="preserve"> (2010)</w:t>
      </w:r>
      <w:del w:id="188" w:author="Renato Dourado Maia" w:date="2018-05-19T20:52:00Z">
        <w:r w:rsidDel="00895363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define uma árvore de decisão como uma estrutura hierárquica, composta por nós de decisão e folhas, conforme figura 8, baseada na estratégia </w:t>
      </w:r>
      <w:r>
        <w:rPr>
          <w:sz w:val="24"/>
          <w:szCs w:val="24"/>
        </w:rPr>
        <w:lastRenderedPageBreak/>
        <w:t>de conquistar e dividir. Isto significa que um problema complexo é dividido em problemas mais simples e recursivamente se aplica a mesma estratégia, começando da raiz até ao ponto em que a folha é escolhida, ou seja, na folha a saída é definida por um valor.</w:t>
      </w:r>
    </w:p>
    <w:p w14:paraId="2D51A821" w14:textId="77777777" w:rsidR="00E26083" w:rsidRDefault="00E26083"/>
    <w:p w14:paraId="30ABB841" w14:textId="77777777" w:rsidR="00E26083" w:rsidRDefault="00F46FC8">
      <w:pPr>
        <w:ind w:left="2880"/>
      </w:pPr>
      <w:r>
        <w:rPr>
          <w:noProof/>
        </w:rPr>
        <w:drawing>
          <wp:inline distT="114300" distB="114300" distL="114300" distR="114300" wp14:anchorId="696D53FC" wp14:editId="223BC8CF">
            <wp:extent cx="1325267" cy="1665787"/>
            <wp:effectExtent l="0" t="0" r="0" b="0"/>
            <wp:docPr id="58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5267" cy="1665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86D47" w14:textId="77777777" w:rsidR="00E26083" w:rsidRDefault="00F46FC8">
      <w:pPr>
        <w:spacing w:line="240" w:lineRule="auto"/>
        <w:ind w:firstLine="720"/>
        <w:jc w:val="both"/>
        <w:rPr>
          <w:sz w:val="20"/>
          <w:szCs w:val="20"/>
        </w:rPr>
      </w:pPr>
      <w:r>
        <w:tab/>
      </w:r>
      <w:r>
        <w:tab/>
      </w:r>
      <w:r>
        <w:tab/>
      </w:r>
      <w:r>
        <w:rPr>
          <w:sz w:val="20"/>
          <w:szCs w:val="20"/>
        </w:rPr>
        <w:t xml:space="preserve">FIGURA 8: </w:t>
      </w:r>
      <w:commentRangeStart w:id="189"/>
      <w:r>
        <w:rPr>
          <w:sz w:val="20"/>
          <w:szCs w:val="20"/>
        </w:rPr>
        <w:t xml:space="preserve">Árvore </w:t>
      </w:r>
      <w:commentRangeEnd w:id="189"/>
      <w:r w:rsidR="00895363">
        <w:rPr>
          <w:rStyle w:val="Refdecomentrio"/>
        </w:rPr>
        <w:commentReference w:id="189"/>
      </w:r>
      <w:r>
        <w:rPr>
          <w:sz w:val="20"/>
          <w:szCs w:val="20"/>
        </w:rPr>
        <w:t xml:space="preserve">de decisão. </w:t>
      </w:r>
    </w:p>
    <w:p w14:paraId="12152A91" w14:textId="77777777" w:rsidR="00E26083" w:rsidRDefault="00F46FC8">
      <w:pPr>
        <w:spacing w:line="240" w:lineRule="auto"/>
        <w:ind w:left="2160"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Formas ovais  representam os </w:t>
      </w:r>
    </w:p>
    <w:p w14:paraId="510EB41F" w14:textId="77777777" w:rsidR="00E26083" w:rsidRDefault="00F46FC8">
      <w:pPr>
        <w:spacing w:line="240" w:lineRule="auto"/>
        <w:ind w:left="2160" w:firstLine="720"/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nós</w:t>
      </w:r>
      <w:proofErr w:type="gramEnd"/>
      <w:r>
        <w:rPr>
          <w:sz w:val="20"/>
          <w:szCs w:val="20"/>
        </w:rPr>
        <w:t xml:space="preserve"> de decisão e as folhas são </w:t>
      </w:r>
    </w:p>
    <w:p w14:paraId="3C20F2FC" w14:textId="77777777" w:rsidR="00E26083" w:rsidRDefault="00F46FC8">
      <w:pPr>
        <w:spacing w:line="240" w:lineRule="auto"/>
        <w:ind w:left="2160" w:firstLine="720"/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representadas</w:t>
      </w:r>
      <w:proofErr w:type="gramEnd"/>
      <w:r>
        <w:rPr>
          <w:sz w:val="20"/>
          <w:szCs w:val="20"/>
        </w:rPr>
        <w:t xml:space="preserve"> pelos retângulos.</w:t>
      </w:r>
    </w:p>
    <w:p w14:paraId="571692B3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Fonte: </w:t>
      </w:r>
      <w:commentRangeStart w:id="190"/>
      <w:r>
        <w:rPr>
          <w:sz w:val="20"/>
          <w:szCs w:val="20"/>
        </w:rPr>
        <w:t xml:space="preserve">ALPAYDIN </w:t>
      </w:r>
      <w:commentRangeEnd w:id="190"/>
      <w:r w:rsidR="00895363">
        <w:rPr>
          <w:rStyle w:val="Refdecomentrio"/>
        </w:rPr>
        <w:commentReference w:id="190"/>
      </w:r>
      <w:r>
        <w:rPr>
          <w:sz w:val="20"/>
          <w:szCs w:val="20"/>
        </w:rPr>
        <w:t>(2010, p. 186)</w:t>
      </w:r>
    </w:p>
    <w:p w14:paraId="1806BF1C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Segundo </w:t>
      </w:r>
      <w:proofErr w:type="spellStart"/>
      <w:r>
        <w:rPr>
          <w:sz w:val="24"/>
          <w:szCs w:val="24"/>
        </w:rPr>
        <w:t>Faceli</w:t>
      </w:r>
      <w:proofErr w:type="spellEnd"/>
      <w:r>
        <w:rPr>
          <w:sz w:val="24"/>
          <w:szCs w:val="24"/>
        </w:rPr>
        <w:t xml:space="preserve"> et. </w:t>
      </w:r>
      <w:proofErr w:type="gramStart"/>
      <w:r>
        <w:rPr>
          <w:sz w:val="24"/>
          <w:szCs w:val="24"/>
        </w:rPr>
        <w:t>al</w:t>
      </w:r>
      <w:proofErr w:type="gramEnd"/>
      <w:r>
        <w:rPr>
          <w:sz w:val="24"/>
          <w:szCs w:val="24"/>
        </w:rPr>
        <w:t xml:space="preserve">, (2011), em cada nó de decisão existe um teste condicional referente ao valores de atributo e de acordo com o resultado um dos ramos é escolhido. </w:t>
      </w:r>
      <w:commentRangeStart w:id="191"/>
      <w:r>
        <w:rPr>
          <w:sz w:val="24"/>
          <w:szCs w:val="24"/>
        </w:rPr>
        <w:t>As folhas implementam uma função de teste, ou seja, uma constante que minimiza a função de custo</w:t>
      </w:r>
      <w:commentRangeEnd w:id="191"/>
      <w:r w:rsidR="00895363">
        <w:rPr>
          <w:rStyle w:val="Refdecomentrio"/>
        </w:rPr>
        <w:commentReference w:id="191"/>
      </w:r>
      <w:r>
        <w:rPr>
          <w:sz w:val="24"/>
          <w:szCs w:val="24"/>
        </w:rPr>
        <w:t xml:space="preserve">. </w:t>
      </w:r>
      <w:commentRangeStart w:id="192"/>
      <w:r>
        <w:rPr>
          <w:sz w:val="24"/>
          <w:szCs w:val="24"/>
        </w:rPr>
        <w:t>Em problemas de regressão se utiliza a média como redutora da função de custo do erro médio quadrático e a mediana para redução da função de custo do desvio absoluto</w:t>
      </w:r>
      <w:commentRangeEnd w:id="192"/>
      <w:r w:rsidR="00895363">
        <w:rPr>
          <w:rStyle w:val="Refdecomentrio"/>
        </w:rPr>
        <w:commentReference w:id="192"/>
      </w:r>
      <w:r>
        <w:rPr>
          <w:sz w:val="24"/>
          <w:szCs w:val="24"/>
        </w:rPr>
        <w:t>.</w:t>
      </w:r>
    </w:p>
    <w:p w14:paraId="55DE6618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commentRangeStart w:id="193"/>
      <w:r>
        <w:rPr>
          <w:sz w:val="24"/>
          <w:szCs w:val="24"/>
        </w:rPr>
        <w:t>A figura 9</w:t>
      </w:r>
      <w:del w:id="194" w:author="Renato Dourado Maia" w:date="2018-05-19T20:55:00Z">
        <w:r w:rsidDel="00895363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apresenta uma árvore de decisão e a divisão no espaço referente aos atributos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e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>e cada nó corresponde a uma região neste espaço.</w:t>
      </w:r>
      <w:commentRangeEnd w:id="193"/>
      <w:r w:rsidR="00895363">
        <w:rPr>
          <w:rStyle w:val="Refdecomentrio"/>
        </w:rPr>
        <w:commentReference w:id="193"/>
      </w:r>
    </w:p>
    <w:p w14:paraId="4FFF8727" w14:textId="77777777" w:rsidR="00E26083" w:rsidRDefault="00E26083"/>
    <w:p w14:paraId="18F0B43E" w14:textId="77777777" w:rsidR="00E26083" w:rsidRDefault="00F46FC8">
      <w:pPr>
        <w:jc w:val="center"/>
      </w:pPr>
      <w:r>
        <w:rPr>
          <w:noProof/>
        </w:rPr>
        <w:drawing>
          <wp:inline distT="114300" distB="114300" distL="114300" distR="114300" wp14:anchorId="6A937401" wp14:editId="35D63D28">
            <wp:extent cx="4891088" cy="2337652"/>
            <wp:effectExtent l="0" t="0" r="0" b="0"/>
            <wp:docPr id="27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337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3F7687" w14:textId="77777777" w:rsidR="00E26083" w:rsidRDefault="00F46FC8">
      <w:pPr>
        <w:spacing w:line="240" w:lineRule="auto"/>
        <w:rPr>
          <w:sz w:val="20"/>
          <w:szCs w:val="20"/>
        </w:rPr>
      </w:pPr>
      <w:r>
        <w:tab/>
      </w:r>
      <w:r>
        <w:rPr>
          <w:sz w:val="20"/>
          <w:szCs w:val="20"/>
        </w:rPr>
        <w:t>FIGURA 9: Árvore de decisão e divisões no espaço.</w:t>
      </w:r>
    </w:p>
    <w:p w14:paraId="4EB3083C" w14:textId="77777777" w:rsidR="00E26083" w:rsidRDefault="00F46FC8">
      <w:pPr>
        <w:rPr>
          <w:sz w:val="20"/>
          <w:szCs w:val="20"/>
        </w:rPr>
      </w:pPr>
      <w:r>
        <w:rPr>
          <w:sz w:val="20"/>
          <w:szCs w:val="20"/>
        </w:rPr>
        <w:tab/>
        <w:t>Fonte: FACELI et al. (2011, p. 84)</w:t>
      </w:r>
    </w:p>
    <w:p w14:paraId="454FD4EA" w14:textId="77777777" w:rsidR="00E26083" w:rsidRDefault="00E26083"/>
    <w:p w14:paraId="22A7FD2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Ainda segundo </w:t>
      </w:r>
      <w:proofErr w:type="spellStart"/>
      <w:r>
        <w:rPr>
          <w:sz w:val="24"/>
          <w:szCs w:val="24"/>
        </w:rPr>
        <w:t>Faceli</w:t>
      </w:r>
      <w:proofErr w:type="spellEnd"/>
      <w:r>
        <w:rPr>
          <w:sz w:val="24"/>
          <w:szCs w:val="24"/>
        </w:rPr>
        <w:t xml:space="preserve"> et. </w:t>
      </w:r>
      <w:proofErr w:type="gramStart"/>
      <w:r>
        <w:rPr>
          <w:sz w:val="24"/>
          <w:szCs w:val="24"/>
        </w:rPr>
        <w:t>al</w:t>
      </w:r>
      <w:proofErr w:type="gramEnd"/>
      <w:r>
        <w:rPr>
          <w:sz w:val="24"/>
          <w:szCs w:val="24"/>
        </w:rPr>
        <w:t>, (2011), pela árvore abranger todo espaço em instâncias ela se torna capaz de efetuar predições para qualquer exemplo de entrada e cada uma das divisões é estipulada, em geral, através da métrica SDR (</w:t>
      </w:r>
      <w:r>
        <w:rPr>
          <w:i/>
          <w:sz w:val="24"/>
          <w:szCs w:val="24"/>
        </w:rPr>
        <w:t xml:space="preserve">Standard </w:t>
      </w:r>
      <w:proofErr w:type="spellStart"/>
      <w:r>
        <w:rPr>
          <w:i/>
          <w:sz w:val="24"/>
          <w:szCs w:val="24"/>
        </w:rPr>
        <w:t>Deviation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Reduction</w:t>
      </w:r>
      <w:proofErr w:type="spellEnd"/>
      <w:r>
        <w:rPr>
          <w:sz w:val="24"/>
          <w:szCs w:val="24"/>
        </w:rPr>
        <w:t xml:space="preserve">), através dos seguintes processos efetuados em um conjunto </w:t>
      </w:r>
      <m:oMath>
        <m:r>
          <w:rPr>
            <w:rFonts w:ascii="Cambria Math" w:hAnsi="Cambria Math"/>
            <w:sz w:val="24"/>
            <w:szCs w:val="24"/>
          </w:rPr>
          <m:t xml:space="preserve">D </m:t>
        </m:r>
      </m:oMath>
      <w:r>
        <w:rPr>
          <w:sz w:val="24"/>
          <w:szCs w:val="24"/>
        </w:rPr>
        <w:t>com</w:t>
      </w:r>
      <m:oMath>
        <m:r>
          <w:rPr>
            <w:rFonts w:ascii="Cambria Math" w:hAnsi="Cambria Math"/>
            <w:sz w:val="24"/>
            <w:szCs w:val="24"/>
          </w:rPr>
          <m:t xml:space="preserve"> n</m:t>
        </m:r>
      </m:oMath>
      <w:r>
        <w:rPr>
          <w:sz w:val="24"/>
          <w:szCs w:val="24"/>
        </w:rPr>
        <w:t xml:space="preserve"> amostras:</w:t>
      </w:r>
    </w:p>
    <w:p w14:paraId="21A7D3CE" w14:textId="77777777" w:rsidR="00E26083" w:rsidRDefault="00F46FC8">
      <w:pPr>
        <w:numPr>
          <w:ilvl w:val="0"/>
          <w:numId w:val="9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Calcula-se a variância da variável y, dependente, pela </w:t>
      </w:r>
      <w:commentRangeStart w:id="195"/>
      <w:r>
        <w:rPr>
          <w:sz w:val="24"/>
          <w:szCs w:val="24"/>
        </w:rPr>
        <w:t>expressão</w:t>
      </w:r>
      <w:commentRangeEnd w:id="195"/>
      <w:r w:rsidR="00882945">
        <w:rPr>
          <w:rStyle w:val="Refdecomentrio"/>
        </w:rPr>
        <w:commentReference w:id="195"/>
      </w:r>
      <w:r>
        <w:rPr>
          <w:sz w:val="24"/>
          <w:szCs w:val="24"/>
        </w:rPr>
        <w:t>:</w:t>
      </w:r>
    </w:p>
    <w:p w14:paraId="3E754B5F" w14:textId="77777777" w:rsidR="00E26083" w:rsidRDefault="00E26083"/>
    <w:p w14:paraId="34D94491" w14:textId="77777777" w:rsidR="00E26083" w:rsidRDefault="00F46FC8">
      <w:pPr>
        <w:spacing w:line="360" w:lineRule="auto"/>
        <w:jc w:val="center"/>
        <w:rPr>
          <w:sz w:val="26"/>
          <w:szCs w:val="26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sd(D,y)=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/>
              </m:nary>
              <m:r>
                <w:rPr>
                  <w:rFonts w:ascii="Cambria Math" w:hAnsi="Cambria Math"/>
                  <w:sz w:val="24"/>
                  <w:szCs w:val="24"/>
                </w:rPr>
                <m:t>(y-ŷ)²</m:t>
              </m:r>
            </m:e>
          </m:rad>
        </m:oMath>
      </m:oMathPara>
    </w:p>
    <w:p w14:paraId="0E284C57" w14:textId="77777777" w:rsidR="00E26083" w:rsidRDefault="00E26083"/>
    <w:p w14:paraId="3B055B08" w14:textId="77777777" w:rsidR="00E26083" w:rsidRDefault="00F46FC8">
      <w:pPr>
        <w:numPr>
          <w:ilvl w:val="0"/>
          <w:numId w:val="9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Divide-se o conjunto </w:t>
      </w:r>
      <m:oMath>
        <m:r>
          <w:rPr>
            <w:rFonts w:ascii="Cambria Math" w:hAnsi="Cambria Math"/>
            <w:sz w:val="24"/>
            <w:szCs w:val="24"/>
          </w:rPr>
          <m:t>D</m:t>
        </m:r>
      </m:oMath>
      <w:r>
        <w:rPr>
          <w:sz w:val="24"/>
          <w:szCs w:val="24"/>
        </w:rPr>
        <w:t xml:space="preserve">em dois subconjuntos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 xml:space="preserve"> com </w:t>
      </w:r>
      <w:commentRangeStart w:id="196"/>
      <w:r>
        <w:rPr>
          <w:sz w:val="24"/>
          <w:szCs w:val="24"/>
        </w:rPr>
        <w:t xml:space="preserve">tamanhos </w:t>
      </w:r>
      <w:commentRangeEnd w:id="196"/>
      <w:r w:rsidR="00882945">
        <w:rPr>
          <w:rStyle w:val="Refdecomentrio"/>
        </w:rPr>
        <w:commentReference w:id="196"/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>.</w:t>
      </w:r>
    </w:p>
    <w:p w14:paraId="578208F0" w14:textId="77777777" w:rsidR="00E26083" w:rsidRDefault="00F46FC8">
      <w:pPr>
        <w:numPr>
          <w:ilvl w:val="0"/>
          <w:numId w:val="9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a variância de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sz w:val="24"/>
          <w:szCs w:val="24"/>
        </w:rPr>
        <w:t xml:space="preserve"> será sempre igual ou menor à sua variância antes da divisão, estima-se a </w:t>
      </w:r>
      <w:ins w:id="197" w:author="Renato Dourado Maia" w:date="2018-05-19T20:57:00Z">
        <w:r w:rsidR="00882945">
          <w:rPr>
            <w:sz w:val="24"/>
            <w:szCs w:val="24"/>
          </w:rPr>
          <w:t xml:space="preserve">sua </w:t>
        </w:r>
      </w:ins>
      <w:r>
        <w:rPr>
          <w:sz w:val="24"/>
          <w:szCs w:val="24"/>
        </w:rPr>
        <w:t xml:space="preserve">redução </w:t>
      </w:r>
      <w:del w:id="198" w:author="Renato Dourado Maia" w:date="2018-05-19T20:57:00Z">
        <w:r w:rsidDel="00882945">
          <w:rPr>
            <w:sz w:val="24"/>
            <w:szCs w:val="24"/>
          </w:rPr>
          <w:delText xml:space="preserve">desta </w:delText>
        </w:r>
      </w:del>
      <w:r>
        <w:rPr>
          <w:sz w:val="24"/>
          <w:szCs w:val="24"/>
        </w:rPr>
        <w:t>pela fórmula:</w:t>
      </w:r>
    </w:p>
    <w:p w14:paraId="329DC085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68EF8648" w14:textId="77777777" w:rsidR="00E26083" w:rsidRDefault="00F46FC8">
      <w:pPr>
        <w:spacing w:line="360" w:lineRule="auto"/>
        <w:ind w:left="720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SDR = sd(D,y)-</m:t>
          </m:r>
          <m:f>
            <m:fPr>
              <m:ctrlPr>
                <w:rPr>
                  <w:rFonts w:ascii="Cambria Math" w:hAnsi="Cambria Math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×sd(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,y)-</m:t>
          </m:r>
          <m:f>
            <m:fPr>
              <m:ctrlPr>
                <w:rPr>
                  <w:rFonts w:ascii="Cambria Math" w:hAnsi="Cambria Math"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×sd(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,y)</m:t>
          </m:r>
        </m:oMath>
      </m:oMathPara>
    </w:p>
    <w:p w14:paraId="47FF5B70" w14:textId="77777777" w:rsidR="00E26083" w:rsidRDefault="00E26083">
      <w:pPr>
        <w:spacing w:line="360" w:lineRule="auto"/>
        <w:ind w:left="720"/>
        <w:jc w:val="center"/>
        <w:rPr>
          <w:sz w:val="24"/>
          <w:szCs w:val="24"/>
        </w:rPr>
      </w:pPr>
    </w:p>
    <w:p w14:paraId="2A63A504" w14:textId="77777777" w:rsidR="00E26083" w:rsidRDefault="00F46FC8">
      <w:pPr>
        <w:numPr>
          <w:ilvl w:val="0"/>
          <w:numId w:val="9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É calculado o valor da redução da variância para cada um dos atributos e em cada teste possível no valor do atributo.</w:t>
      </w:r>
    </w:p>
    <w:p w14:paraId="4BBE4F50" w14:textId="77777777" w:rsidR="00E26083" w:rsidRDefault="00F46FC8">
      <w:pPr>
        <w:numPr>
          <w:ilvl w:val="0"/>
          <w:numId w:val="9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O teste que possuir a maior redução na variância é escolhido como nó de decisão.</w:t>
      </w:r>
    </w:p>
    <w:p w14:paraId="5EF5872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Já o cálculo do valor de predição é dado pela média dos elementos pertencentes ao </w:t>
      </w:r>
      <w:commentRangeStart w:id="199"/>
      <w:r>
        <w:rPr>
          <w:sz w:val="24"/>
          <w:szCs w:val="24"/>
        </w:rPr>
        <w:t xml:space="preserve">conjunto </w:t>
      </w:r>
      <w:commentRangeEnd w:id="199"/>
      <w:r w:rsidR="00882945">
        <w:rPr>
          <w:rStyle w:val="Refdecomentrio"/>
        </w:rPr>
        <w:commentReference w:id="199"/>
      </w:r>
      <w:del w:id="200" w:author="Renato Dourado Maia" w:date="2018-05-19T20:57:00Z">
        <w:r w:rsidDel="00882945">
          <w:rPr>
            <w:sz w:val="24"/>
            <w:szCs w:val="24"/>
          </w:rPr>
          <w:delText>do qual a folha pertence</w:delText>
        </w:r>
      </w:del>
      <w:ins w:id="201" w:author="Renato Dourado Maia" w:date="2018-05-19T20:57:00Z">
        <w:r w:rsidR="00882945">
          <w:rPr>
            <w:sz w:val="24"/>
            <w:szCs w:val="24"/>
          </w:rPr>
          <w:t>correspondente á folha</w:t>
        </w:r>
      </w:ins>
      <w:r>
        <w:rPr>
          <w:sz w:val="24"/>
          <w:szCs w:val="24"/>
        </w:rPr>
        <w:t>, aplicando a fórmula (RASCHKA e MIRJALILI, 2016):</w:t>
      </w:r>
    </w:p>
    <w:p w14:paraId="0C4DD961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2199104B" w14:textId="77777777" w:rsidR="00E26083" w:rsidRDefault="00F46FC8">
      <w:pPr>
        <w:spacing w:line="360" w:lineRule="auto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ŷ=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nary>
          <m:naryPr>
            <m:chr m:val="∑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/>
        </m:nary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sz w:val="24"/>
          <w:szCs w:val="24"/>
        </w:rPr>
        <w:tab/>
      </w:r>
    </w:p>
    <w:p w14:paraId="0812CD9D" w14:textId="77777777" w:rsidR="00E26083" w:rsidRDefault="00E26083">
      <w:pPr>
        <w:spacing w:line="360" w:lineRule="auto"/>
        <w:jc w:val="center"/>
        <w:rPr>
          <w:sz w:val="24"/>
          <w:szCs w:val="24"/>
        </w:rPr>
      </w:pPr>
    </w:p>
    <w:p w14:paraId="5466B4A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onde</w:t>
      </w:r>
      <w:proofErr w:type="gramEnd"/>
      <w:r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ins w:id="202" w:author="Renato Dourado Maia" w:date="2018-05-19T20:58:00Z">
        <w:r w:rsidR="00882945">
          <w:rPr>
            <w:sz w:val="24"/>
            <w:szCs w:val="24"/>
          </w:rPr>
          <w:t xml:space="preserve"> </w:t>
        </w:r>
      </w:ins>
      <w:r>
        <w:rPr>
          <w:sz w:val="24"/>
          <w:szCs w:val="24"/>
        </w:rPr>
        <w:t xml:space="preserve">é a quantidade de elementos do conjunto e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sz w:val="24"/>
          <w:szCs w:val="24"/>
        </w:rPr>
        <w:t xml:space="preserve"> os valores contidos no conjunto.</w:t>
      </w:r>
    </w:p>
    <w:p w14:paraId="032C9853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Uma floresta aleatória é o conjunto de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sz w:val="24"/>
          <w:szCs w:val="24"/>
        </w:rPr>
        <w:t xml:space="preserve"> árvores de decisão, sendo </w:t>
      </w:r>
      <m:oMath>
        <m:r>
          <w:rPr>
            <w:rFonts w:ascii="Cambria Math" w:hAnsi="Cambria Math"/>
            <w:sz w:val="24"/>
            <w:szCs w:val="24"/>
          </w:rPr>
          <m:t>n</m:t>
        </m:r>
        <m:r>
          <w:ins w:id="203" w:author="Renato Dourado Maia" w:date="2018-05-19T20:58:00Z">
            <w:rPr>
              <w:rFonts w:ascii="Cambria Math" w:hAnsi="Cambria Math"/>
              <w:sz w:val="24"/>
              <w:szCs w:val="24"/>
            </w:rPr>
            <m:t xml:space="preserve"> </m:t>
          </w:ins>
        </m:r>
      </m:oMath>
      <w:r>
        <w:rPr>
          <w:sz w:val="24"/>
          <w:szCs w:val="24"/>
        </w:rPr>
        <w:t xml:space="preserve">definido pelo usuário, tendo o valor de predição calculado </w:t>
      </w:r>
      <w:del w:id="204" w:author="Renato Dourado Maia" w:date="2018-05-19T20:59:00Z">
        <w:r w:rsidDel="00882945">
          <w:rPr>
            <w:sz w:val="24"/>
            <w:szCs w:val="24"/>
          </w:rPr>
          <w:delText>à</w:delText>
        </w:r>
      </w:del>
      <w:ins w:id="205" w:author="Renato Dourado Maia" w:date="2018-05-19T20:59:00Z">
        <w:r w:rsidR="00882945">
          <w:rPr>
            <w:sz w:val="24"/>
            <w:szCs w:val="24"/>
          </w:rPr>
          <w:t>a</w:t>
        </w:r>
      </w:ins>
      <w:r>
        <w:rPr>
          <w:sz w:val="24"/>
          <w:szCs w:val="24"/>
        </w:rPr>
        <w:t xml:space="preserve"> partir da média de todos os valores preditos por cada árvore (RASCHKA e MIRJALILI, 2017).</w:t>
      </w:r>
    </w:p>
    <w:p w14:paraId="60DC6A16" w14:textId="77777777" w:rsidR="00E26083" w:rsidRDefault="00E26083"/>
    <w:p w14:paraId="02DEC835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1.8.</w:t>
      </w:r>
      <w:r>
        <w:rPr>
          <w:b/>
          <w:sz w:val="24"/>
          <w:szCs w:val="24"/>
        </w:rPr>
        <w:tab/>
        <w:t>Sistema de Recomendação</w:t>
      </w:r>
    </w:p>
    <w:p w14:paraId="37B34730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73BEBD2D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Ricci et. </w:t>
      </w:r>
      <w:proofErr w:type="gramStart"/>
      <w:r>
        <w:rPr>
          <w:sz w:val="24"/>
          <w:szCs w:val="24"/>
        </w:rPr>
        <w:t>al</w:t>
      </w:r>
      <w:proofErr w:type="gramEnd"/>
      <w:r>
        <w:rPr>
          <w:sz w:val="24"/>
          <w:szCs w:val="24"/>
        </w:rPr>
        <w:t xml:space="preserve"> (2015)</w:t>
      </w:r>
      <w:del w:id="206" w:author="Renato Dourado Maia" w:date="2018-05-19T20:59:00Z">
        <w:r w:rsidDel="00882945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definem um sistema de recomendação como um conjunto de ferramentas e técnicas capaz de fornecer sugestões de itens, os quais sejam o mais parecido possível ao interesse de um usuário em particular, seja qual música ouvir, qual produto comprar, dentre outros. Item nesse contexto é um termo genérico que se refere ao produto, serviço, ou outros, fornecido pelo sistema.</w:t>
      </w:r>
    </w:p>
    <w:p w14:paraId="776C55CA" w14:textId="77777777" w:rsidR="00E26083" w:rsidRDefault="00F46FC8">
      <w:pPr>
        <w:spacing w:line="360" w:lineRule="auto"/>
        <w:ind w:firstLine="720"/>
        <w:jc w:val="both"/>
      </w:pPr>
      <w:r>
        <w:rPr>
          <w:sz w:val="24"/>
          <w:szCs w:val="24"/>
        </w:rPr>
        <w:t>Seu princípio básico consiste em observar as dependências significativas entre o item e o usuário, ou seja, se um usuário se interessa por um documentário, muito provavelmente este se interessaria mais por outro documentário ou um programa educacional do que por um filme de ação (AGGARWAL, 2016).</w:t>
      </w:r>
    </w:p>
    <w:p w14:paraId="12241CB3" w14:textId="77777777" w:rsidR="00E26083" w:rsidRDefault="00E26083"/>
    <w:p w14:paraId="0E6DAB50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1.9.</w:t>
      </w:r>
      <w:r>
        <w:rPr>
          <w:b/>
          <w:sz w:val="24"/>
          <w:szCs w:val="24"/>
        </w:rPr>
        <w:tab/>
        <w:t>Tipos de Sistema de Recomendação</w:t>
      </w:r>
    </w:p>
    <w:p w14:paraId="2051DCF4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ab/>
      </w:r>
    </w:p>
    <w:p w14:paraId="7F963BA7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Um sistema de recomendação possui vários tipos de abordagem, e neste estudo serão detalhados os funcionamentos dos tipos filtragem colaborativa e baseada em conteúdo. </w:t>
      </w:r>
    </w:p>
    <w:p w14:paraId="417B6CA8" w14:textId="77777777" w:rsidR="00E26083" w:rsidRDefault="00E26083"/>
    <w:p w14:paraId="37042D97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1.9.1.</w:t>
      </w:r>
      <w:r>
        <w:rPr>
          <w:b/>
          <w:sz w:val="24"/>
          <w:szCs w:val="24"/>
        </w:rPr>
        <w:tab/>
        <w:t>Filtragem Colaborativa</w:t>
      </w:r>
    </w:p>
    <w:p w14:paraId="3655DB6A" w14:textId="77777777" w:rsidR="00E26083" w:rsidRDefault="00E26083"/>
    <w:p w14:paraId="16CF380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Composta por duas técnicas, que são a baseada em usuário e em item, a filtragem colaborativa visa </w:t>
      </w:r>
      <w:ins w:id="207" w:author="Renato Dourado Maia" w:date="2018-05-19T21:00:00Z">
        <w:r w:rsidR="00C74666">
          <w:rPr>
            <w:sz w:val="24"/>
            <w:szCs w:val="24"/>
          </w:rPr>
          <w:t xml:space="preserve">a </w:t>
        </w:r>
      </w:ins>
      <w:r>
        <w:rPr>
          <w:sz w:val="24"/>
          <w:szCs w:val="24"/>
        </w:rPr>
        <w:t>efetuar as recomendações de itens para determinados usuários fundamentadas no histórico de usuários que compartilhem gostos similares (</w:t>
      </w:r>
      <w:proofErr w:type="gramStart"/>
      <w:r>
        <w:rPr>
          <w:sz w:val="24"/>
          <w:szCs w:val="24"/>
        </w:rPr>
        <w:t>GORAKALA ,</w:t>
      </w:r>
      <w:proofErr w:type="gramEnd"/>
      <w:r>
        <w:rPr>
          <w:sz w:val="24"/>
          <w:szCs w:val="24"/>
        </w:rPr>
        <w:t xml:space="preserve"> 2016).</w:t>
      </w:r>
    </w:p>
    <w:p w14:paraId="26A4C85F" w14:textId="77777777" w:rsidR="00E26083" w:rsidRDefault="00F46FC8">
      <w:pPr>
        <w:spacing w:line="360" w:lineRule="auto"/>
        <w:ind w:firstLine="720"/>
        <w:jc w:val="both"/>
      </w:pPr>
      <w:r>
        <w:rPr>
          <w:sz w:val="24"/>
          <w:szCs w:val="24"/>
        </w:rPr>
        <w:t xml:space="preserve">Na filtragem colaborativa baseada em usuário, após a avaliação de determinados itens por um usuário </w:t>
      </w:r>
      <w:proofErr w:type="gramStart"/>
      <w:r>
        <w:rPr>
          <w:sz w:val="24"/>
          <w:szCs w:val="24"/>
        </w:rPr>
        <w:t>A, a</w:t>
      </w:r>
      <w:proofErr w:type="gramEnd"/>
      <w:r>
        <w:rPr>
          <w:sz w:val="24"/>
          <w:szCs w:val="24"/>
        </w:rPr>
        <w:t xml:space="preserve"> ideia básica é localizar as avaliações semelhantes aos mesmos itens avaliados por A, por um grupo de usuários B</w:t>
      </w:r>
      <w:ins w:id="208" w:author="Renato Dourado Maia" w:date="2018-05-19T21:00:00Z">
        <w:r w:rsidR="00C74666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e recomendar para A itens desconhecidos que B avaliou (AGGARWAL, 2016).</w:t>
      </w:r>
    </w:p>
    <w:p w14:paraId="1AA7B2F7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Segundo </w:t>
      </w:r>
      <w:proofErr w:type="spellStart"/>
      <w:r>
        <w:rPr>
          <w:sz w:val="24"/>
          <w:szCs w:val="24"/>
        </w:rPr>
        <w:t>Segaran</w:t>
      </w:r>
      <w:proofErr w:type="spellEnd"/>
      <w:r>
        <w:rPr>
          <w:sz w:val="24"/>
          <w:szCs w:val="24"/>
        </w:rPr>
        <w:t xml:space="preserve"> (2007), na filtragem colaborativa baseada em item, primeiro</w:t>
      </w:r>
      <w:del w:id="209" w:author="Renato Dourado Maia" w:date="2018-05-19T21:01:00Z">
        <w:r w:rsidDel="00C74666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são observadas as similaridades entre todos os itens. A recomendação ocorre com os itens que, após consideradas as avaliações de um determinado usuário, apresentam maior similaridade entre si.</w:t>
      </w:r>
    </w:p>
    <w:p w14:paraId="2E896807" w14:textId="77777777" w:rsidR="00E26083" w:rsidRDefault="00E26083"/>
    <w:p w14:paraId="68689428" w14:textId="77777777" w:rsidR="00E26083" w:rsidRDefault="00F46FC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1.9.2.</w:t>
      </w:r>
      <w:r>
        <w:rPr>
          <w:b/>
          <w:sz w:val="24"/>
          <w:szCs w:val="24"/>
        </w:rPr>
        <w:tab/>
        <w:t>Recomendação Baseada em Conteúdo</w:t>
      </w:r>
    </w:p>
    <w:p w14:paraId="0F08A48A" w14:textId="77777777" w:rsidR="00E26083" w:rsidRDefault="00E26083">
      <w:pPr>
        <w:jc w:val="both"/>
        <w:rPr>
          <w:sz w:val="24"/>
          <w:szCs w:val="24"/>
        </w:rPr>
      </w:pPr>
    </w:p>
    <w:p w14:paraId="599D0C1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Gorakala</w:t>
      </w:r>
      <w:proofErr w:type="spellEnd"/>
      <w:r>
        <w:rPr>
          <w:sz w:val="24"/>
          <w:szCs w:val="24"/>
        </w:rPr>
        <w:t xml:space="preserve"> (2016)</w:t>
      </w:r>
      <w:del w:id="210" w:author="Renato Dourado Maia" w:date="2018-05-19T21:01:00Z">
        <w:r w:rsidDel="00C74666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estabelece que nesta abordagem o conteúdo dos itens é utilizado para efetuar a recomendação. A similaridade entre eles é calculada através da característica associada a cada item por meio de comparação entre todos os itens.</w:t>
      </w:r>
    </w:p>
    <w:p w14:paraId="78E58C8B" w14:textId="77777777" w:rsidR="00E26083" w:rsidDel="00C74666" w:rsidRDefault="00F46FC8">
      <w:pPr>
        <w:spacing w:line="360" w:lineRule="auto"/>
        <w:ind w:firstLine="720"/>
        <w:jc w:val="both"/>
        <w:rPr>
          <w:del w:id="211" w:author="Renato Dourado Maia" w:date="2018-05-19T21:01:00Z"/>
          <w:sz w:val="24"/>
          <w:szCs w:val="24"/>
        </w:rPr>
      </w:pPr>
      <w:r>
        <w:rPr>
          <w:sz w:val="24"/>
          <w:szCs w:val="24"/>
        </w:rPr>
        <w:t xml:space="preserve">Em linhas gerais, neste tipo de recomendação </w:t>
      </w:r>
      <w:del w:id="212" w:author="Renato Dourado Maia" w:date="2018-05-19T21:01:00Z">
        <w:r w:rsidDel="00C74666">
          <w:rPr>
            <w:sz w:val="24"/>
            <w:szCs w:val="24"/>
          </w:rPr>
          <w:delText>os itens tem</w:delText>
        </w:r>
      </w:del>
      <w:ins w:id="213" w:author="Renato Dourado Maia" w:date="2018-05-19T21:01:00Z">
        <w:r w:rsidR="00C74666">
          <w:rPr>
            <w:sz w:val="24"/>
            <w:szCs w:val="24"/>
          </w:rPr>
          <w:t>os itens têm</w:t>
        </w:r>
      </w:ins>
      <w:r>
        <w:rPr>
          <w:sz w:val="24"/>
          <w:szCs w:val="24"/>
        </w:rPr>
        <w:t xml:space="preserve"> suas características comparadas e se recomenda ao usuário os que forem mais similares ao item que </w:t>
      </w:r>
      <w:proofErr w:type="spellStart"/>
      <w:r>
        <w:rPr>
          <w:sz w:val="24"/>
          <w:szCs w:val="24"/>
        </w:rPr>
        <w:t>e</w:t>
      </w:r>
      <w:ins w:id="214" w:author="Renato Dourado Maia" w:date="2018-05-19T21:01:00Z">
        <w:r w:rsidR="00C74666">
          <w:rPr>
            <w:sz w:val="24"/>
            <w:szCs w:val="24"/>
          </w:rPr>
          <w:t>ele</w:t>
        </w:r>
      </w:ins>
      <w:r>
        <w:rPr>
          <w:sz w:val="24"/>
          <w:szCs w:val="24"/>
        </w:rPr>
        <w:t>ste</w:t>
      </w:r>
      <w:proofErr w:type="spellEnd"/>
      <w:r>
        <w:rPr>
          <w:sz w:val="24"/>
          <w:szCs w:val="24"/>
        </w:rPr>
        <w:t xml:space="preserve"> já avaliou.</w:t>
      </w:r>
    </w:p>
    <w:p w14:paraId="194DA78F" w14:textId="77777777" w:rsidR="00E26083" w:rsidRDefault="00C74666">
      <w:pPr>
        <w:spacing w:line="360" w:lineRule="auto"/>
        <w:ind w:firstLine="720"/>
        <w:jc w:val="both"/>
        <w:rPr>
          <w:sz w:val="24"/>
          <w:szCs w:val="24"/>
        </w:rPr>
      </w:pPr>
      <w:ins w:id="215" w:author="Renato Dourado Maia" w:date="2018-05-19T21:01:00Z">
        <w:r>
          <w:rPr>
            <w:sz w:val="24"/>
            <w:szCs w:val="24"/>
          </w:rPr>
          <w:t xml:space="preserve"> </w:t>
        </w:r>
      </w:ins>
      <w:r w:rsidR="00F46FC8">
        <w:rPr>
          <w:sz w:val="24"/>
          <w:szCs w:val="24"/>
        </w:rPr>
        <w:t>Neste estudo esta foi a abordagem utilizada para criação do Sistema de Recomendação e Busca.</w:t>
      </w:r>
    </w:p>
    <w:p w14:paraId="5321E48D" w14:textId="77777777" w:rsidR="00E26083" w:rsidRDefault="00E26083"/>
    <w:p w14:paraId="5649D9A0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1.10.</w:t>
      </w:r>
      <w:r>
        <w:rPr>
          <w:b/>
          <w:sz w:val="24"/>
          <w:szCs w:val="24"/>
        </w:rPr>
        <w:tab/>
        <w:t>Técnicas de Recomendação</w:t>
      </w:r>
    </w:p>
    <w:p w14:paraId="6A2EB83F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1D5F430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Existem inúmeras técnicas utilizadas para criação de um sistema de recomendação, tais como a técnica baseada em modelo, baseada em restrições e baseada em vizinhança. Esta última foi a técnica escolhida para criação do sistema de recomendação e busca, portanto será abordada e suas características detalhadas.</w:t>
      </w:r>
    </w:p>
    <w:p w14:paraId="6A9AF380" w14:textId="77777777" w:rsidR="00E26083" w:rsidRDefault="00E26083">
      <w:pPr>
        <w:spacing w:line="360" w:lineRule="auto"/>
        <w:ind w:left="1440" w:firstLine="720"/>
        <w:jc w:val="both"/>
      </w:pPr>
    </w:p>
    <w:p w14:paraId="557C69CA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1.10.1.  Recomendação Baseada em Vizinhança</w:t>
      </w:r>
    </w:p>
    <w:p w14:paraId="20F340A1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2F03169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Esta técnica é uma das mais antigas utilizadas e se apoia no princípio da similaridade entre pares de elementos, sejam eles</w:t>
      </w:r>
      <w:del w:id="216" w:author="Renato Dourado Maia" w:date="2018-05-19T21:02:00Z">
        <w:r w:rsidDel="00993B1A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preferências e avaliações de usuários, itens, dentre outros (RICCI et al., 2015). Os pares de itens ou avaliações, preferências, ou qualquer outra fonte de dados, conforme </w:t>
      </w:r>
      <w:proofErr w:type="spellStart"/>
      <w:r>
        <w:rPr>
          <w:sz w:val="24"/>
          <w:szCs w:val="24"/>
        </w:rPr>
        <w:t>Gorakala</w:t>
      </w:r>
      <w:proofErr w:type="spellEnd"/>
      <w:r>
        <w:rPr>
          <w:sz w:val="24"/>
          <w:szCs w:val="24"/>
        </w:rPr>
        <w:t xml:space="preserve"> (2016), são considerados vetores e um cálculo de </w:t>
      </w:r>
      <w:commentRangeStart w:id="217"/>
      <w:r>
        <w:rPr>
          <w:sz w:val="24"/>
          <w:szCs w:val="24"/>
        </w:rPr>
        <w:t>distância</w:t>
      </w:r>
      <w:commentRangeEnd w:id="217"/>
      <w:r w:rsidR="00993B1A">
        <w:rPr>
          <w:rStyle w:val="Refdecomentrio"/>
        </w:rPr>
        <w:commentReference w:id="217"/>
      </w:r>
      <w:r>
        <w:rPr>
          <w:sz w:val="24"/>
          <w:szCs w:val="24"/>
        </w:rPr>
        <w:t xml:space="preserve"> é aplicado a cada um deles para determinar o quão próximos estão. </w:t>
      </w:r>
    </w:p>
    <w:p w14:paraId="248657E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o cálculo da similaridade é comum o uso das distâncias euclidiana, </w:t>
      </w:r>
      <w:proofErr w:type="spellStart"/>
      <w:r>
        <w:rPr>
          <w:sz w:val="24"/>
          <w:szCs w:val="24"/>
        </w:rPr>
        <w:t>Minkowski</w:t>
      </w:r>
      <w:proofErr w:type="spellEnd"/>
      <w:r>
        <w:rPr>
          <w:sz w:val="24"/>
          <w:szCs w:val="24"/>
        </w:rPr>
        <w:t xml:space="preserve">, similaridade do cosseno, de </w:t>
      </w:r>
      <w:proofErr w:type="spellStart"/>
      <w:r>
        <w:rPr>
          <w:sz w:val="24"/>
          <w:szCs w:val="24"/>
        </w:rPr>
        <w:t>Jaccard</w:t>
      </w:r>
      <w:proofErr w:type="spellEnd"/>
      <w:r>
        <w:rPr>
          <w:sz w:val="24"/>
          <w:szCs w:val="24"/>
        </w:rPr>
        <w:t xml:space="preserve">, coeficiente de correlação Pearson, e outras métricas. </w:t>
      </w:r>
      <w:del w:id="218" w:author="Renato Dourado Maia" w:date="2018-05-19T21:03:00Z">
        <w:r w:rsidDel="00993B1A">
          <w:rPr>
            <w:sz w:val="24"/>
            <w:szCs w:val="24"/>
          </w:rPr>
          <w:delText>Sendo que n</w:delText>
        </w:r>
      </w:del>
      <w:ins w:id="219" w:author="Renato Dourado Maia" w:date="2018-05-19T21:03:00Z">
        <w:r w:rsidR="00993B1A">
          <w:rPr>
            <w:sz w:val="24"/>
            <w:szCs w:val="24"/>
          </w:rPr>
          <w:t>N</w:t>
        </w:r>
      </w:ins>
      <w:r>
        <w:rPr>
          <w:sz w:val="24"/>
          <w:szCs w:val="24"/>
        </w:rPr>
        <w:t>este estudo ser</w:t>
      </w:r>
      <w:del w:id="220" w:author="Renato Dourado Maia" w:date="2018-05-19T21:03:00Z">
        <w:r w:rsidDel="00993B1A">
          <w:rPr>
            <w:sz w:val="24"/>
            <w:szCs w:val="24"/>
          </w:rPr>
          <w:delText>á</w:delText>
        </w:r>
      </w:del>
      <w:ins w:id="221" w:author="Renato Dourado Maia" w:date="2018-05-19T21:03:00Z">
        <w:r w:rsidR="00993B1A">
          <w:rPr>
            <w:sz w:val="24"/>
            <w:szCs w:val="24"/>
          </w:rPr>
          <w:t>ão</w:t>
        </w:r>
      </w:ins>
      <w:r>
        <w:rPr>
          <w:sz w:val="24"/>
          <w:szCs w:val="24"/>
        </w:rPr>
        <w:t xml:space="preserve"> explorado os aspectos das distâncias euclidiana e similaridade do cosseno, por terem sido estas utilizadas.</w:t>
      </w:r>
    </w:p>
    <w:p w14:paraId="50E60EFB" w14:textId="77777777" w:rsidR="00E26083" w:rsidRDefault="00E26083"/>
    <w:p w14:paraId="24D98E86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1.11.</w:t>
      </w:r>
      <w:r>
        <w:rPr>
          <w:b/>
          <w:sz w:val="24"/>
          <w:szCs w:val="24"/>
        </w:rPr>
        <w:tab/>
        <w:t xml:space="preserve">Distância Euclidiana </w:t>
      </w:r>
    </w:p>
    <w:p w14:paraId="493D6E44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54BBFA6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distância euclidiana calcula a distância entre dois pontos, no espaço denominado, espaço de entrada (FACELI et. </w:t>
      </w:r>
      <w:proofErr w:type="gramStart"/>
      <w:r>
        <w:rPr>
          <w:sz w:val="24"/>
          <w:szCs w:val="24"/>
        </w:rPr>
        <w:t>al</w:t>
      </w:r>
      <w:proofErr w:type="gramEnd"/>
      <w:r>
        <w:rPr>
          <w:sz w:val="24"/>
          <w:szCs w:val="24"/>
        </w:rPr>
        <w:t>, 2011). É definida pela seguinte equação:</w:t>
      </w:r>
    </w:p>
    <w:p w14:paraId="4A81F0C6" w14:textId="77777777" w:rsidR="00E26083" w:rsidRDefault="00E26083">
      <w:pPr>
        <w:jc w:val="both"/>
        <w:rPr>
          <w:sz w:val="24"/>
          <w:szCs w:val="24"/>
        </w:rPr>
      </w:pPr>
    </w:p>
    <w:p w14:paraId="75FEADF9" w14:textId="77777777" w:rsidR="00E26083" w:rsidRDefault="00F46FC8">
      <w:pPr>
        <w:spacing w:line="360" w:lineRule="auto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(</m:t>
          </m:r>
          <w:commentRangeStart w:id="222"/>
          <m:r>
            <w:rPr>
              <w:rFonts w:ascii="Cambria Math" w:hAnsi="Cambria Math"/>
              <w:sz w:val="24"/>
              <w:szCs w:val="24"/>
            </w:rPr>
            <m:t>x,y)=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nary>
                <m:naryPr>
                  <m:chr m:val="∑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/>
              </m:nary>
              <m:r>
                <w:rPr>
                  <w:rFonts w:ascii="Cambria Math" w:hAnsi="Cambria Math"/>
                  <w:sz w:val="24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|²</m:t>
              </m:r>
            </m:e>
          </m:rad>
          <w:commentRangeEnd w:id="222"/>
          <m:r>
            <m:rPr>
              <m:sty m:val="p"/>
            </m:rPr>
            <w:rPr>
              <w:rStyle w:val="Refdecomentrio"/>
            </w:rPr>
            <w:commentReference w:id="222"/>
          </m:r>
        </m:oMath>
      </m:oMathPara>
    </w:p>
    <w:p w14:paraId="466525B0" w14:textId="77777777" w:rsidR="00E26083" w:rsidRDefault="00E26083"/>
    <w:p w14:paraId="3163B11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uma das medidas mais populares para cálculo de distância e conforme a figura 10, pode-se ver a distância calculada </w:t>
      </w:r>
      <w:commentRangeStart w:id="223"/>
      <w:r>
        <w:rPr>
          <w:sz w:val="24"/>
          <w:szCs w:val="24"/>
        </w:rPr>
        <w:t xml:space="preserve">entre dois vetores </w:t>
      </w:r>
      <w:commentRangeEnd w:id="223"/>
      <w:r w:rsidR="00993B1A">
        <w:rPr>
          <w:rStyle w:val="Refdecomentrio"/>
        </w:rPr>
        <w:commentReference w:id="223"/>
      </w:r>
      <w:r>
        <w:rPr>
          <w:sz w:val="24"/>
          <w:szCs w:val="24"/>
        </w:rPr>
        <w:t>a e b:</w:t>
      </w:r>
    </w:p>
    <w:p w14:paraId="588CDB1A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2EBE4CF0" w14:textId="77777777" w:rsidR="00E26083" w:rsidRDefault="00F46FC8">
      <w:pPr>
        <w:jc w:val="center"/>
      </w:pPr>
      <w:r>
        <w:rPr>
          <w:noProof/>
        </w:rPr>
        <w:drawing>
          <wp:inline distT="114300" distB="114300" distL="114300" distR="114300" wp14:anchorId="76F4E57E" wp14:editId="2C151B4B">
            <wp:extent cx="2715600" cy="1881936"/>
            <wp:effectExtent l="0" t="0" r="0" b="0"/>
            <wp:docPr id="71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5600" cy="188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A5A85" w14:textId="77777777" w:rsidR="00E26083" w:rsidRDefault="00F46FC8">
      <w:pPr>
        <w:spacing w:line="240" w:lineRule="auto"/>
        <w:rPr>
          <w:sz w:val="20"/>
          <w:szCs w:val="20"/>
        </w:rPr>
      </w:pPr>
      <w:r>
        <w:tab/>
      </w:r>
      <w:r>
        <w:tab/>
      </w:r>
      <w:r>
        <w:tab/>
        <w:t xml:space="preserve">      </w:t>
      </w:r>
      <w:r>
        <w:rPr>
          <w:sz w:val="20"/>
          <w:szCs w:val="20"/>
        </w:rPr>
        <w:t xml:space="preserve">FIGURA 10: </w:t>
      </w:r>
      <w:commentRangeStart w:id="224"/>
      <w:r>
        <w:rPr>
          <w:sz w:val="20"/>
          <w:szCs w:val="20"/>
        </w:rPr>
        <w:t xml:space="preserve">Distância </w:t>
      </w:r>
      <w:commentRangeEnd w:id="224"/>
      <w:r w:rsidR="00993B1A">
        <w:rPr>
          <w:rStyle w:val="Refdecomentrio"/>
        </w:rPr>
        <w:commentReference w:id="224"/>
      </w:r>
      <w:r>
        <w:rPr>
          <w:sz w:val="20"/>
          <w:szCs w:val="20"/>
        </w:rPr>
        <w:t>calculada entre vetores a e b.</w:t>
      </w:r>
    </w:p>
    <w:p w14:paraId="1D8F7729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Fonte: GORAKALA (2016, p. 70)</w:t>
      </w:r>
    </w:p>
    <w:p w14:paraId="23DB2761" w14:textId="77777777" w:rsidR="00E26083" w:rsidRDefault="00E26083">
      <w:pPr>
        <w:spacing w:line="360" w:lineRule="auto"/>
        <w:rPr>
          <w:sz w:val="20"/>
          <w:szCs w:val="20"/>
        </w:rPr>
      </w:pPr>
    </w:p>
    <w:p w14:paraId="298272A8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1.12.</w:t>
      </w:r>
      <w:r>
        <w:rPr>
          <w:b/>
          <w:sz w:val="24"/>
          <w:szCs w:val="24"/>
        </w:rPr>
        <w:tab/>
        <w:t>Similaridade do Cosseno</w:t>
      </w:r>
    </w:p>
    <w:p w14:paraId="0C755646" w14:textId="77777777" w:rsidR="00E26083" w:rsidRDefault="00E26083">
      <w:pPr>
        <w:spacing w:line="360" w:lineRule="auto"/>
        <w:rPr>
          <w:sz w:val="24"/>
          <w:szCs w:val="24"/>
        </w:rPr>
      </w:pPr>
    </w:p>
    <w:p w14:paraId="0C7B7A9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Segundo </w:t>
      </w:r>
      <w:proofErr w:type="spellStart"/>
      <w:r>
        <w:rPr>
          <w:sz w:val="24"/>
          <w:szCs w:val="24"/>
        </w:rPr>
        <w:t>Gorakala</w:t>
      </w:r>
      <w:proofErr w:type="spellEnd"/>
      <w:r>
        <w:rPr>
          <w:sz w:val="24"/>
          <w:szCs w:val="24"/>
        </w:rPr>
        <w:t xml:space="preserve"> (2016), a similaridade do cosseno, conhecida também como medida de separação angular, efetua o cálculo da similaridade entre os pontos a e b através do ângulo existente entre eles. É dada pela fórmula:</w:t>
      </w:r>
    </w:p>
    <w:p w14:paraId="781AF7C6" w14:textId="77777777" w:rsidR="00E26083" w:rsidRDefault="00E26083"/>
    <w:p w14:paraId="3DA06FF9" w14:textId="77777777" w:rsidR="00E26083" w:rsidRDefault="00F46FC8">
      <w:pPr>
        <w:spacing w:line="360" w:lineRule="auto"/>
        <w:jc w:val="center"/>
        <w:rPr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cos(θ)=</m:t>
          </m:r>
          <m:f>
            <m:fPr>
              <m:ctrlPr>
                <w:rPr>
                  <w:rFonts w:ascii="Cambria Math" w:hAnsi="Cambria Math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a.b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||a|| ||b||</m:t>
              </m:r>
            </m:den>
          </m:f>
        </m:oMath>
      </m:oMathPara>
    </w:p>
    <w:p w14:paraId="4EF485D6" w14:textId="77777777" w:rsidR="00E26083" w:rsidRDefault="00E26083"/>
    <w:p w14:paraId="15BF4F8A" w14:textId="77777777" w:rsidR="00E26083" w:rsidRDefault="00F46FC8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A figura 11, apresenta o cálculo da distância entre os dois vetores a e b:</w:t>
      </w:r>
    </w:p>
    <w:p w14:paraId="675B3114" w14:textId="77777777" w:rsidR="00E26083" w:rsidRDefault="00E26083"/>
    <w:p w14:paraId="3076C533" w14:textId="77777777" w:rsidR="00E26083" w:rsidRDefault="00F46FC8">
      <w:pPr>
        <w:jc w:val="center"/>
      </w:pPr>
      <w:r>
        <w:rPr>
          <w:noProof/>
        </w:rPr>
        <w:drawing>
          <wp:inline distT="114300" distB="114300" distL="114300" distR="114300" wp14:anchorId="40C4E44A" wp14:editId="5C76AEC4">
            <wp:extent cx="2424518" cy="1658438"/>
            <wp:effectExtent l="0" t="0" r="0" b="0"/>
            <wp:docPr id="43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518" cy="1658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815CF" w14:textId="77777777" w:rsidR="00E26083" w:rsidRDefault="00F46FC8">
      <w:pPr>
        <w:spacing w:line="240" w:lineRule="auto"/>
        <w:ind w:left="2160" w:firstLine="720"/>
        <w:rPr>
          <w:sz w:val="20"/>
          <w:szCs w:val="20"/>
        </w:rPr>
      </w:pPr>
      <w:r>
        <w:rPr>
          <w:sz w:val="20"/>
          <w:szCs w:val="20"/>
        </w:rPr>
        <w:t xml:space="preserve">FIGURA 11: Similaridade do cosseno </w:t>
      </w:r>
    </w:p>
    <w:p w14:paraId="34E98FB3" w14:textId="77777777" w:rsidR="00E26083" w:rsidRDefault="00F46FC8">
      <w:pPr>
        <w:spacing w:line="240" w:lineRule="auto"/>
        <w:ind w:left="2160" w:firstLine="720"/>
        <w:rPr>
          <w:sz w:val="20"/>
          <w:szCs w:val="20"/>
        </w:rPr>
      </w:pPr>
      <w:proofErr w:type="gramStart"/>
      <w:r>
        <w:rPr>
          <w:sz w:val="20"/>
          <w:szCs w:val="20"/>
        </w:rPr>
        <w:t>entre</w:t>
      </w:r>
      <w:proofErr w:type="gramEnd"/>
      <w:r>
        <w:rPr>
          <w:sz w:val="20"/>
          <w:szCs w:val="20"/>
        </w:rPr>
        <w:t xml:space="preserve"> os pontos a e b.</w:t>
      </w:r>
    </w:p>
    <w:p w14:paraId="7F3A9646" w14:textId="77777777" w:rsidR="00E26083" w:rsidRDefault="00F46FC8">
      <w:pPr>
        <w:spacing w:line="360" w:lineRule="auto"/>
        <w:ind w:left="2160" w:firstLine="720"/>
        <w:rPr>
          <w:sz w:val="20"/>
          <w:szCs w:val="20"/>
        </w:rPr>
      </w:pPr>
      <w:r>
        <w:rPr>
          <w:sz w:val="20"/>
          <w:szCs w:val="20"/>
        </w:rPr>
        <w:lastRenderedPageBreak/>
        <w:t>Fonte: GORAKALA (2016, p. 71)</w:t>
      </w:r>
    </w:p>
    <w:p w14:paraId="05A3E9E1" w14:textId="77777777" w:rsidR="00E26083" w:rsidRDefault="00E26083">
      <w:pPr>
        <w:spacing w:line="360" w:lineRule="auto"/>
        <w:ind w:left="2160" w:firstLine="720"/>
        <w:rPr>
          <w:sz w:val="20"/>
          <w:szCs w:val="20"/>
        </w:rPr>
      </w:pPr>
    </w:p>
    <w:p w14:paraId="7C50065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a distância entre os dois vetores seja 90º, o resultado de todos os pontos entre eles será 0, pois </w:t>
      </w:r>
      <m:oMath>
        <m:r>
          <w:rPr>
            <w:rFonts w:ascii="Cambria Math" w:hAnsi="Cambria Math"/>
            <w:sz w:val="24"/>
            <w:szCs w:val="24"/>
          </w:rPr>
          <m:t>cos 90 = 0</m:t>
        </m:r>
      </m:oMath>
      <w:r>
        <w:rPr>
          <w:sz w:val="24"/>
          <w:szCs w:val="24"/>
        </w:rPr>
        <w:t>, significando que os elementos estão muito distantes entre si. O contrário ocorre quando o ângulo entre os elementos é reduzido, ou seja, com a redução deste ângulo eles se tornam mais similares (GORAKALA, 2016). As figuras 12 e 13, a seguir, exemplificam as situações descritas:</w:t>
      </w:r>
    </w:p>
    <w:p w14:paraId="250F70BA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5C6449A3" w14:textId="77777777" w:rsidR="00E26083" w:rsidRDefault="00F46FC8">
      <w:pPr>
        <w:jc w:val="center"/>
      </w:pPr>
      <w:r>
        <w:rPr>
          <w:noProof/>
        </w:rPr>
        <w:drawing>
          <wp:inline distT="114300" distB="114300" distL="114300" distR="114300" wp14:anchorId="501B84C5" wp14:editId="4AC1652A">
            <wp:extent cx="2510813" cy="1711918"/>
            <wp:effectExtent l="0" t="0" r="0" b="0"/>
            <wp:docPr id="44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0813" cy="1711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9E9A7" w14:textId="77777777" w:rsidR="00E26083" w:rsidRDefault="00F46FC8">
      <w:pPr>
        <w:spacing w:line="240" w:lineRule="auto"/>
        <w:ind w:left="2160"/>
        <w:rPr>
          <w:sz w:val="20"/>
          <w:szCs w:val="20"/>
        </w:rPr>
      </w:pPr>
      <w:r>
        <w:t xml:space="preserve">        </w:t>
      </w:r>
      <w:r>
        <w:rPr>
          <w:sz w:val="20"/>
          <w:szCs w:val="20"/>
        </w:rPr>
        <w:t>FIGURA 12: Vetores a e b distantes 90º.</w:t>
      </w:r>
    </w:p>
    <w:p w14:paraId="103573AD" w14:textId="77777777" w:rsidR="00E26083" w:rsidRDefault="00F46FC8">
      <w:pPr>
        <w:spacing w:line="240" w:lineRule="auto"/>
        <w:ind w:left="2160"/>
        <w:rPr>
          <w:sz w:val="20"/>
          <w:szCs w:val="20"/>
        </w:rPr>
      </w:pPr>
      <w:r>
        <w:rPr>
          <w:sz w:val="20"/>
          <w:szCs w:val="20"/>
        </w:rPr>
        <w:t xml:space="preserve">           Fonte: GORAKALA (2016, p. 71)</w:t>
      </w:r>
    </w:p>
    <w:p w14:paraId="6DA37CAD" w14:textId="77777777" w:rsidR="00E26083" w:rsidRDefault="00E26083"/>
    <w:p w14:paraId="33F2E7F8" w14:textId="77777777" w:rsidR="00E26083" w:rsidRDefault="00F46FC8">
      <w:pPr>
        <w:jc w:val="center"/>
      </w:pPr>
      <w:r>
        <w:rPr>
          <w:noProof/>
        </w:rPr>
        <w:drawing>
          <wp:inline distT="114300" distB="114300" distL="114300" distR="114300" wp14:anchorId="7852CFCD" wp14:editId="1BFAD99F">
            <wp:extent cx="2458425" cy="1692981"/>
            <wp:effectExtent l="0" t="0" r="0" b="0"/>
            <wp:docPr id="70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425" cy="1692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9D6F6" w14:textId="77777777" w:rsidR="00E26083" w:rsidRDefault="00F46FC8">
      <w:pPr>
        <w:spacing w:line="240" w:lineRule="auto"/>
        <w:ind w:left="1440" w:firstLine="720"/>
        <w:rPr>
          <w:sz w:val="20"/>
          <w:szCs w:val="20"/>
        </w:rPr>
      </w:pPr>
      <w:r>
        <w:t xml:space="preserve">        </w:t>
      </w:r>
      <w:r>
        <w:rPr>
          <w:sz w:val="20"/>
          <w:szCs w:val="20"/>
        </w:rPr>
        <w:t>FIGURA 13: Vetores a e b com ângulo a 0º.</w:t>
      </w:r>
    </w:p>
    <w:p w14:paraId="5C7841E1" w14:textId="77777777" w:rsidR="00E26083" w:rsidRDefault="00F46FC8">
      <w:pPr>
        <w:spacing w:line="360" w:lineRule="auto"/>
        <w:ind w:left="1440" w:firstLine="720"/>
        <w:rPr>
          <w:sz w:val="20"/>
          <w:szCs w:val="20"/>
        </w:rPr>
      </w:pPr>
      <w:r>
        <w:rPr>
          <w:sz w:val="20"/>
          <w:szCs w:val="20"/>
        </w:rPr>
        <w:t xml:space="preserve">           Fonte: GORAKALA (2016, p. 72)</w:t>
      </w:r>
    </w:p>
    <w:p w14:paraId="0C843C84" w14:textId="77777777" w:rsidR="00E26083" w:rsidRDefault="00E26083"/>
    <w:p w14:paraId="48125D6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ins w:id="225" w:author="Renato Dourado Maia" w:date="2018-05-19T21:06:00Z">
        <w:r w:rsidR="00993B1A">
          <w:rPr>
            <w:sz w:val="24"/>
            <w:szCs w:val="24"/>
          </w:rPr>
          <w:t>s</w:t>
        </w:r>
      </w:ins>
      <w:r>
        <w:rPr>
          <w:sz w:val="24"/>
          <w:szCs w:val="24"/>
        </w:rPr>
        <w:t xml:space="preserve"> aplicaç</w:t>
      </w:r>
      <w:del w:id="226" w:author="Renato Dourado Maia" w:date="2018-05-19T21:06:00Z">
        <w:r w:rsidDel="00993B1A">
          <w:rPr>
            <w:sz w:val="24"/>
            <w:szCs w:val="24"/>
          </w:rPr>
          <w:delText>ão</w:delText>
        </w:r>
      </w:del>
      <w:ins w:id="227" w:author="Renato Dourado Maia" w:date="2018-05-19T21:06:00Z">
        <w:r w:rsidR="00993B1A">
          <w:rPr>
            <w:sz w:val="24"/>
            <w:szCs w:val="24"/>
          </w:rPr>
          <w:t>ões</w:t>
        </w:r>
      </w:ins>
      <w:r>
        <w:rPr>
          <w:sz w:val="24"/>
          <w:szCs w:val="24"/>
        </w:rPr>
        <w:t xml:space="preserve"> de algoritmos de AM para sistemas de recomendação</w:t>
      </w:r>
      <w:del w:id="228" w:author="Renato Dourado Maia" w:date="2018-05-19T21:06:00Z">
        <w:r w:rsidDel="00993B1A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são em sua maioria basead</w:t>
      </w:r>
      <w:del w:id="229" w:author="Renato Dourado Maia" w:date="2018-05-19T21:06:00Z">
        <w:r w:rsidDel="00993B1A">
          <w:rPr>
            <w:sz w:val="24"/>
            <w:szCs w:val="24"/>
          </w:rPr>
          <w:delText>o</w:delText>
        </w:r>
      </w:del>
      <w:ins w:id="230" w:author="Renato Dourado Maia" w:date="2018-05-19T21:06:00Z">
        <w:r w:rsidR="00993B1A">
          <w:rPr>
            <w:sz w:val="24"/>
            <w:szCs w:val="24"/>
          </w:rPr>
          <w:t>a</w:t>
        </w:r>
      </w:ins>
      <w:r>
        <w:rPr>
          <w:sz w:val="24"/>
          <w:szCs w:val="24"/>
        </w:rPr>
        <w:t>s em conceitos de agrupamento e este estudo fez uso do algoritmo denominado k-vizinhos mais próximos (</w:t>
      </w:r>
      <w:r>
        <w:rPr>
          <w:i/>
          <w:sz w:val="24"/>
          <w:szCs w:val="24"/>
        </w:rPr>
        <w:t>K-</w:t>
      </w:r>
      <w:proofErr w:type="spellStart"/>
      <w:r>
        <w:rPr>
          <w:i/>
          <w:sz w:val="24"/>
          <w:szCs w:val="24"/>
        </w:rPr>
        <w:t>Nearest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Neighbors</w:t>
      </w:r>
      <w:proofErr w:type="spellEnd"/>
      <w:r>
        <w:rPr>
          <w:sz w:val="24"/>
          <w:szCs w:val="24"/>
        </w:rPr>
        <w:t>), o qual será detalhado.</w:t>
      </w:r>
    </w:p>
    <w:p w14:paraId="039552BF" w14:textId="77777777" w:rsidR="00E26083" w:rsidRDefault="00E26083"/>
    <w:p w14:paraId="12940A35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1.13.</w:t>
      </w:r>
      <w:r>
        <w:rPr>
          <w:b/>
          <w:sz w:val="24"/>
          <w:szCs w:val="24"/>
        </w:rPr>
        <w:tab/>
        <w:t>K-Vizinhos Mais Próximos</w:t>
      </w:r>
    </w:p>
    <w:p w14:paraId="54585C29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5CD4609E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algoritmo consiste em observar k pontos vizinhos mais próximos em relação a um ponto </w:t>
      </w:r>
      <w:proofErr w:type="gramStart"/>
      <w:r>
        <w:rPr>
          <w:sz w:val="24"/>
          <w:szCs w:val="24"/>
        </w:rPr>
        <w:t>x.</w:t>
      </w:r>
      <w:proofErr w:type="gramEnd"/>
      <w:r>
        <w:rPr>
          <w:sz w:val="24"/>
          <w:szCs w:val="24"/>
        </w:rPr>
        <w:t xml:space="preserve"> Portanto</w:t>
      </w:r>
      <w:ins w:id="231" w:author="Renato Dourado Maia" w:date="2018-05-19T21:06:00Z">
        <w:r w:rsidR="00003925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para implementação é importante a medida de distân</w:t>
      </w:r>
      <w:r>
        <w:rPr>
          <w:sz w:val="24"/>
          <w:szCs w:val="24"/>
        </w:rPr>
        <w:lastRenderedPageBreak/>
        <w:t>cia entre pontos pares de observação (SMOLA e VISHWANATHAN, 2010). É também conhecido como algoritmo de aprendizagem preguiçosa (</w:t>
      </w:r>
      <w:proofErr w:type="spellStart"/>
      <w:r>
        <w:rPr>
          <w:i/>
          <w:sz w:val="24"/>
          <w:szCs w:val="24"/>
        </w:rPr>
        <w:t>lazy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learning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), pois conforme </w:t>
      </w:r>
      <w:proofErr w:type="spellStart"/>
      <w:r>
        <w:rPr>
          <w:sz w:val="24"/>
          <w:szCs w:val="24"/>
        </w:rPr>
        <w:t>Raschka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Mirjalili</w:t>
      </w:r>
      <w:proofErr w:type="spellEnd"/>
      <w:r>
        <w:rPr>
          <w:sz w:val="24"/>
          <w:szCs w:val="24"/>
        </w:rPr>
        <w:t xml:space="preserve"> (2016), ele memoriza os dados do conjunto de treinamento ao invés de aprender uma função discriminante que os defina. Por esse motivo é categorizado como modelo não paramétrico, com abordagem baseada em exemplos ou memória (RUSSELL e NORVIG, 2013).</w:t>
      </w:r>
    </w:p>
    <w:p w14:paraId="5A8B716D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funcionamento deste algoritmo pode ser definido pelas seguintes etapas:</w:t>
      </w:r>
    </w:p>
    <w:p w14:paraId="328B4F3F" w14:textId="77777777" w:rsidR="00E26083" w:rsidRDefault="00F46FC8">
      <w:pPr>
        <w:numPr>
          <w:ilvl w:val="0"/>
          <w:numId w:val="17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Define-se a quantidade de k vizinhos, sendo que</w:t>
      </w:r>
      <w:del w:id="232" w:author="Renato Dourado Maia" w:date="2018-05-19T21:07:00Z">
        <w:r w:rsidDel="00003925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Faceli</w:t>
      </w:r>
      <w:proofErr w:type="spellEnd"/>
      <w:r>
        <w:rPr>
          <w:sz w:val="24"/>
          <w:szCs w:val="24"/>
        </w:rPr>
        <w:t xml:space="preserve"> et al. (2011) </w:t>
      </w:r>
      <w:commentRangeStart w:id="233"/>
      <w:r>
        <w:rPr>
          <w:sz w:val="24"/>
          <w:szCs w:val="24"/>
        </w:rPr>
        <w:t>estipula</w:t>
      </w:r>
      <w:ins w:id="234" w:author="Renato Dourado Maia" w:date="2018-05-19T21:07:00Z">
        <w:r w:rsidR="00003925">
          <w:rPr>
            <w:sz w:val="24"/>
            <w:szCs w:val="24"/>
          </w:rPr>
          <w:t>m</w:t>
        </w:r>
      </w:ins>
      <w:r>
        <w:rPr>
          <w:sz w:val="24"/>
          <w:szCs w:val="24"/>
        </w:rPr>
        <w:t xml:space="preserve"> </w:t>
      </w:r>
      <w:commentRangeEnd w:id="233"/>
      <w:r w:rsidR="00003925">
        <w:rPr>
          <w:rStyle w:val="Refdecomentrio"/>
        </w:rPr>
        <w:commentReference w:id="233"/>
      </w:r>
      <w:r>
        <w:rPr>
          <w:sz w:val="24"/>
          <w:szCs w:val="24"/>
        </w:rPr>
        <w:t>um número pequeno e ímpar para evitar empates.</w:t>
      </w:r>
    </w:p>
    <w:p w14:paraId="256BE5E7" w14:textId="77777777" w:rsidR="00E26083" w:rsidRDefault="00F46FC8">
      <w:pPr>
        <w:numPr>
          <w:ilvl w:val="0"/>
          <w:numId w:val="17"/>
        </w:numPr>
        <w:spacing w:line="360" w:lineRule="auto"/>
        <w:contextualSpacing/>
        <w:jc w:val="both"/>
        <w:rPr>
          <w:sz w:val="24"/>
          <w:szCs w:val="24"/>
        </w:rPr>
      </w:pPr>
      <w:commentRangeStart w:id="235"/>
      <w:r>
        <w:rPr>
          <w:sz w:val="24"/>
          <w:szCs w:val="24"/>
        </w:rPr>
        <w:t>Para cada objeto do conjunto de dados, calcula-se a distância ao k-</w:t>
      </w:r>
      <w:proofErr w:type="spellStart"/>
      <w:r>
        <w:rPr>
          <w:sz w:val="24"/>
          <w:szCs w:val="24"/>
        </w:rPr>
        <w:t>ésimo</w:t>
      </w:r>
      <w:proofErr w:type="spellEnd"/>
      <w:r>
        <w:rPr>
          <w:sz w:val="24"/>
          <w:szCs w:val="24"/>
        </w:rPr>
        <w:t xml:space="preserve"> vizinho mais próximo (LATTIN et al, 2011).</w:t>
      </w:r>
      <w:commentRangeEnd w:id="235"/>
      <w:r w:rsidR="00003925">
        <w:rPr>
          <w:rStyle w:val="Refdecomentrio"/>
        </w:rPr>
        <w:commentReference w:id="235"/>
      </w:r>
    </w:p>
    <w:p w14:paraId="375F835E" w14:textId="77777777" w:rsidR="00E26083" w:rsidRDefault="00F46FC8">
      <w:pPr>
        <w:numPr>
          <w:ilvl w:val="0"/>
          <w:numId w:val="17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Identifica</w:t>
      </w:r>
      <w:ins w:id="236" w:author="Renato Dourado Maia" w:date="2018-05-19T21:08:00Z">
        <w:r w:rsidR="00003925">
          <w:rPr>
            <w:sz w:val="24"/>
            <w:szCs w:val="24"/>
          </w:rPr>
          <w:t>m</w:t>
        </w:r>
      </w:ins>
      <w:r>
        <w:rPr>
          <w:sz w:val="24"/>
          <w:szCs w:val="24"/>
        </w:rPr>
        <w:t>-se os k vizinhos mais próximos, através do resultado da distância, ou seja, quanto menor a distância</w:t>
      </w:r>
      <w:ins w:id="237" w:author="Renato Dourado Maia" w:date="2018-05-19T21:08:00Z">
        <w:r w:rsidR="00003925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mais próximos os elementos estão (GORAKALA, 2016).</w:t>
      </w:r>
    </w:p>
    <w:p w14:paraId="663F8CAE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del w:id="238" w:author="Renato Dourado Maia" w:date="2018-05-19T21:09:00Z">
        <w:r w:rsidDel="00003925">
          <w:rPr>
            <w:sz w:val="24"/>
            <w:szCs w:val="24"/>
          </w:rPr>
          <w:delText>A seguir, a</w:delText>
        </w:r>
      </w:del>
      <w:ins w:id="239" w:author="Renato Dourado Maia" w:date="2018-05-19T21:09:00Z">
        <w:r w:rsidR="00003925">
          <w:rPr>
            <w:sz w:val="24"/>
            <w:szCs w:val="24"/>
          </w:rPr>
          <w:t>A</w:t>
        </w:r>
      </w:ins>
      <w:r>
        <w:rPr>
          <w:sz w:val="24"/>
          <w:szCs w:val="24"/>
        </w:rPr>
        <w:t xml:space="preserve"> figura 14 apresenta o uso do algoritmo em problemas de classificação, onde a classe escolhida é a que possui mais representantes</w:t>
      </w:r>
      <w:ins w:id="240" w:author="Renato Dourado Maia" w:date="2018-05-19T21:09:00Z">
        <w:r w:rsidR="00003925">
          <w:rPr>
            <w:sz w:val="24"/>
            <w:szCs w:val="24"/>
          </w:rPr>
          <w:t xml:space="preserve"> no </w:t>
        </w:r>
        <w:proofErr w:type="spellStart"/>
        <w:r w:rsidR="00003925">
          <w:rPr>
            <w:sz w:val="24"/>
            <w:szCs w:val="24"/>
          </w:rPr>
          <w:t>onjunto</w:t>
        </w:r>
        <w:proofErr w:type="spellEnd"/>
        <w:r w:rsidR="00003925">
          <w:rPr>
            <w:sz w:val="24"/>
            <w:szCs w:val="24"/>
          </w:rPr>
          <w:t xml:space="preserve"> dos k vizinhos mais próximos</w:t>
        </w:r>
      </w:ins>
      <w:r>
        <w:rPr>
          <w:sz w:val="24"/>
          <w:szCs w:val="24"/>
        </w:rPr>
        <w:t>:</w:t>
      </w:r>
    </w:p>
    <w:p w14:paraId="2F04DFC1" w14:textId="77777777" w:rsidR="00E26083" w:rsidRDefault="00E26083"/>
    <w:p w14:paraId="6908C235" w14:textId="77777777" w:rsidR="00E26083" w:rsidRDefault="00F46FC8">
      <w:pPr>
        <w:jc w:val="center"/>
      </w:pPr>
      <w:r>
        <w:rPr>
          <w:noProof/>
        </w:rPr>
        <w:drawing>
          <wp:inline distT="114300" distB="114300" distL="114300" distR="114300" wp14:anchorId="017B5CD7" wp14:editId="74A560CB">
            <wp:extent cx="2679006" cy="2382338"/>
            <wp:effectExtent l="0" t="0" r="0" b="0"/>
            <wp:docPr id="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006" cy="238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F55F4" w14:textId="77777777" w:rsidR="00E26083" w:rsidRDefault="00F46FC8">
      <w:pPr>
        <w:spacing w:line="240" w:lineRule="auto"/>
        <w:rPr>
          <w:sz w:val="20"/>
          <w:szCs w:val="20"/>
        </w:rPr>
      </w:pPr>
      <w:r>
        <w:tab/>
      </w:r>
      <w:r>
        <w:tab/>
      </w:r>
      <w:r>
        <w:tab/>
        <w:t xml:space="preserve">      </w:t>
      </w:r>
      <w:r>
        <w:rPr>
          <w:sz w:val="20"/>
          <w:szCs w:val="20"/>
        </w:rPr>
        <w:t>FIGURA 14: K-</w:t>
      </w:r>
      <w:commentRangeStart w:id="241"/>
      <w:r>
        <w:rPr>
          <w:sz w:val="20"/>
          <w:szCs w:val="20"/>
        </w:rPr>
        <w:t xml:space="preserve">vizinhos </w:t>
      </w:r>
      <w:commentRangeEnd w:id="241"/>
      <w:r w:rsidR="00003925">
        <w:rPr>
          <w:rStyle w:val="Refdecomentrio"/>
        </w:rPr>
        <w:commentReference w:id="241"/>
      </w:r>
      <w:r>
        <w:rPr>
          <w:sz w:val="20"/>
          <w:szCs w:val="20"/>
        </w:rPr>
        <w:t xml:space="preserve">mais próximos em </w:t>
      </w:r>
    </w:p>
    <w:p w14:paraId="37613E4B" w14:textId="77777777" w:rsidR="00E26083" w:rsidRDefault="00F46FC8">
      <w:pPr>
        <w:spacing w:line="240" w:lineRule="auto"/>
        <w:ind w:left="1440" w:firstLine="720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gramStart"/>
      <w:r>
        <w:rPr>
          <w:sz w:val="20"/>
          <w:szCs w:val="20"/>
        </w:rPr>
        <w:t>classificação</w:t>
      </w:r>
      <w:proofErr w:type="gramEnd"/>
      <w:r>
        <w:rPr>
          <w:sz w:val="20"/>
          <w:szCs w:val="20"/>
        </w:rPr>
        <w:t>.</w:t>
      </w:r>
    </w:p>
    <w:p w14:paraId="289F961E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Fonte: RASCHKA e MIRJALILI (2017, p. 174)</w:t>
      </w:r>
    </w:p>
    <w:p w14:paraId="0D4ED2B2" w14:textId="77777777" w:rsidR="00E26083" w:rsidRDefault="00E26083"/>
    <w:p w14:paraId="23F5A95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Segundo Russell e </w:t>
      </w:r>
      <w:proofErr w:type="spellStart"/>
      <w:r>
        <w:rPr>
          <w:sz w:val="24"/>
          <w:szCs w:val="24"/>
        </w:rPr>
        <w:t>Norvig</w:t>
      </w:r>
      <w:proofErr w:type="spellEnd"/>
      <w:r>
        <w:rPr>
          <w:sz w:val="24"/>
          <w:szCs w:val="24"/>
        </w:rPr>
        <w:t xml:space="preserve"> (2013), para problemas de regressão pode </w:t>
      </w:r>
      <w:del w:id="242" w:author="Renato Dourado Maia" w:date="2018-05-19T21:09:00Z">
        <w:r w:rsidDel="00003925">
          <w:rPr>
            <w:sz w:val="24"/>
            <w:szCs w:val="24"/>
          </w:rPr>
          <w:delText xml:space="preserve">se tirar a </w:delText>
        </w:r>
      </w:del>
      <w:ins w:id="243" w:author="Renato Dourado Maia" w:date="2018-05-19T21:09:00Z">
        <w:r w:rsidR="00003925">
          <w:rPr>
            <w:sz w:val="24"/>
            <w:szCs w:val="24"/>
          </w:rPr>
          <w:t xml:space="preserve">ser utilizada a </w:t>
        </w:r>
      </w:ins>
      <w:r>
        <w:rPr>
          <w:sz w:val="24"/>
          <w:szCs w:val="24"/>
        </w:rPr>
        <w:t>média ou mediana dos k-vizinhos.</w:t>
      </w:r>
    </w:p>
    <w:p w14:paraId="226D5A2D" w14:textId="77777777" w:rsidR="00E26083" w:rsidRDefault="00E26083"/>
    <w:p w14:paraId="58292A57" w14:textId="77777777" w:rsidR="00E26083" w:rsidRDefault="00E26083"/>
    <w:p w14:paraId="3E4A3C13" w14:textId="77777777" w:rsidR="00E26083" w:rsidRDefault="00F46FC8">
      <w:pPr>
        <w:rPr>
          <w:b/>
          <w:sz w:val="24"/>
          <w:szCs w:val="24"/>
        </w:rPr>
      </w:pPr>
      <w:commentRangeStart w:id="244"/>
      <w:r>
        <w:t xml:space="preserve"> </w:t>
      </w:r>
      <w:r>
        <w:rPr>
          <w:b/>
          <w:sz w:val="24"/>
          <w:szCs w:val="24"/>
        </w:rPr>
        <w:t>CAPÍTULO 2  MATERIAIS E MÉTODOS</w:t>
      </w:r>
      <w:commentRangeEnd w:id="244"/>
      <w:r w:rsidR="00C41A16">
        <w:rPr>
          <w:rStyle w:val="Refdecomentrio"/>
        </w:rPr>
        <w:commentReference w:id="244"/>
      </w:r>
    </w:p>
    <w:p w14:paraId="40EF7108" w14:textId="77777777" w:rsidR="00E26083" w:rsidRDefault="00E26083">
      <w:pPr>
        <w:spacing w:line="360" w:lineRule="auto"/>
        <w:rPr>
          <w:sz w:val="24"/>
          <w:szCs w:val="24"/>
        </w:rPr>
      </w:pPr>
    </w:p>
    <w:p w14:paraId="3CD0085D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capítulo serão discutidos e detalhados </w:t>
      </w:r>
      <w:del w:id="245" w:author="Renato Dourado Maia" w:date="2018-05-19T21:11:00Z">
        <w:r w:rsidDel="00C41A16">
          <w:rPr>
            <w:sz w:val="24"/>
            <w:szCs w:val="24"/>
          </w:rPr>
          <w:delText>as tecnologias e</w:delText>
        </w:r>
      </w:del>
      <w:ins w:id="246" w:author="Renato Dourado Maia" w:date="2018-05-19T21:11:00Z">
        <w:r w:rsidR="00C41A16">
          <w:rPr>
            <w:sz w:val="24"/>
            <w:szCs w:val="24"/>
          </w:rPr>
          <w:t>os</w:t>
        </w:r>
      </w:ins>
      <w:r>
        <w:rPr>
          <w:sz w:val="24"/>
          <w:szCs w:val="24"/>
        </w:rPr>
        <w:t xml:space="preserve"> métodos </w:t>
      </w:r>
      <w:ins w:id="247" w:author="Renato Dourado Maia" w:date="2018-05-19T21:11:00Z">
        <w:r w:rsidR="00C41A16">
          <w:rPr>
            <w:sz w:val="24"/>
            <w:szCs w:val="24"/>
          </w:rPr>
          <w:t xml:space="preserve">e tecnologias </w:t>
        </w:r>
      </w:ins>
      <w:r>
        <w:rPr>
          <w:sz w:val="24"/>
          <w:szCs w:val="24"/>
        </w:rPr>
        <w:t>para criação do Sistema Agregador.</w:t>
      </w:r>
    </w:p>
    <w:p w14:paraId="13DDA41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primeira parte deste estudo consistiu em analisar e escolher as ferramentas mais apropriadas para elaboração do sistema. Após feita a análise, definiu-se pela codificação em linguagem de programação Python, banco de dados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e plataforma de desenvolvimento 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>.</w:t>
      </w:r>
    </w:p>
    <w:p w14:paraId="38EBD03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commentRangeStart w:id="248"/>
      <w:r>
        <w:rPr>
          <w:sz w:val="24"/>
          <w:szCs w:val="24"/>
        </w:rPr>
        <w:t xml:space="preserve">Este estudo possuiu </w:t>
      </w:r>
      <w:commentRangeStart w:id="249"/>
      <w:r>
        <w:rPr>
          <w:sz w:val="24"/>
          <w:szCs w:val="24"/>
        </w:rPr>
        <w:t xml:space="preserve">caracteres </w:t>
      </w:r>
      <w:commentRangeEnd w:id="249"/>
      <w:r w:rsidR="00C41A16">
        <w:rPr>
          <w:rStyle w:val="Refdecomentrio"/>
        </w:rPr>
        <w:commentReference w:id="249"/>
      </w:r>
      <w:r>
        <w:rPr>
          <w:sz w:val="24"/>
          <w:szCs w:val="24"/>
        </w:rPr>
        <w:t>quantitativo e qualitativo, pois fará uso tanto de dados referentes às características dos apartamentos, que foram adquiridos de forma automática, quanto de dados adquiridos por meio de pesquisa.</w:t>
      </w:r>
    </w:p>
    <w:p w14:paraId="499F454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Foi uma pesquisa aplicada, pois segundo </w:t>
      </w:r>
      <w:proofErr w:type="spellStart"/>
      <w:r>
        <w:rPr>
          <w:sz w:val="24"/>
          <w:szCs w:val="24"/>
        </w:rPr>
        <w:t>Gerhardt</w:t>
      </w:r>
      <w:proofErr w:type="spellEnd"/>
      <w:r>
        <w:rPr>
          <w:sz w:val="24"/>
          <w:szCs w:val="24"/>
        </w:rPr>
        <w:t xml:space="preserve"> e Silveira (2009), este tipo de pesquisa gera conhecimentos para aplicação prática, o que foi justamente a proposta deste estudo, aplicar as técnicas estudadas para análise de dados.</w:t>
      </w:r>
    </w:p>
    <w:p w14:paraId="7E31FF0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Além de aplicada é uma pesquisa explicativa, pois tem-se o interesse de explicar os resultados através dos procedimentos efetuados.</w:t>
      </w:r>
      <w:commentRangeEnd w:id="248"/>
      <w:r w:rsidR="00C41A16">
        <w:rPr>
          <w:rStyle w:val="Refdecomentrio"/>
        </w:rPr>
        <w:commentReference w:id="248"/>
      </w:r>
    </w:p>
    <w:p w14:paraId="5F116C88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Metodologicamente o estudo obedeceu a seguinte sequência:</w:t>
      </w:r>
    </w:p>
    <w:p w14:paraId="3A7D9837" w14:textId="77777777" w:rsidR="00E26083" w:rsidRDefault="00F46FC8">
      <w:pPr>
        <w:numPr>
          <w:ilvl w:val="0"/>
          <w:numId w:val="11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Escolha da linguagem de programação e bibliotecas.</w:t>
      </w:r>
    </w:p>
    <w:p w14:paraId="7F4544A7" w14:textId="77777777" w:rsidR="00E26083" w:rsidRDefault="00F46FC8">
      <w:pPr>
        <w:numPr>
          <w:ilvl w:val="0"/>
          <w:numId w:val="11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Criação do rastreador web e obtenção dos dados.</w:t>
      </w:r>
    </w:p>
    <w:p w14:paraId="1F67B03C" w14:textId="77777777" w:rsidR="00E26083" w:rsidRDefault="00F46FC8">
      <w:pPr>
        <w:numPr>
          <w:ilvl w:val="0"/>
          <w:numId w:val="11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Armazenamento dos dados obtidos em banco de dados.</w:t>
      </w:r>
    </w:p>
    <w:p w14:paraId="67E0A11F" w14:textId="77777777" w:rsidR="00E26083" w:rsidRDefault="00F46FC8">
      <w:pPr>
        <w:numPr>
          <w:ilvl w:val="0"/>
          <w:numId w:val="11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Criação dos modelos de aprendizado de máquina, tanto para regressão, como para busca e recomendação.</w:t>
      </w:r>
    </w:p>
    <w:p w14:paraId="2F920C5D" w14:textId="77777777" w:rsidR="00E26083" w:rsidRDefault="00F46FC8">
      <w:pPr>
        <w:numPr>
          <w:ilvl w:val="0"/>
          <w:numId w:val="11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Análise exploratória dos dados.</w:t>
      </w:r>
    </w:p>
    <w:p w14:paraId="10F1070E" w14:textId="77777777" w:rsidR="00E26083" w:rsidRDefault="00F46FC8">
      <w:pPr>
        <w:spacing w:line="360" w:lineRule="auto"/>
        <w:ind w:firstLine="720"/>
        <w:jc w:val="both"/>
        <w:rPr>
          <w:b/>
          <w:sz w:val="24"/>
          <w:szCs w:val="24"/>
        </w:rPr>
      </w:pPr>
      <w:commentRangeStart w:id="250"/>
      <w:del w:id="251" w:author="Renato Dourado Maia" w:date="2018-05-19T21:12:00Z">
        <w:r w:rsidDel="00C41A16">
          <w:rPr>
            <w:sz w:val="24"/>
            <w:szCs w:val="24"/>
          </w:rPr>
          <w:delText xml:space="preserve">Abaixo </w:delText>
        </w:r>
      </w:del>
      <w:ins w:id="252" w:author="Renato Dourado Maia" w:date="2018-05-19T21:12:00Z">
        <w:r w:rsidR="00C41A16">
          <w:rPr>
            <w:sz w:val="24"/>
            <w:szCs w:val="24"/>
          </w:rPr>
          <w:t xml:space="preserve">A seguir </w:t>
        </w:r>
        <w:commentRangeEnd w:id="250"/>
        <w:r w:rsidR="00C41A16">
          <w:rPr>
            <w:rStyle w:val="Refdecomentrio"/>
          </w:rPr>
          <w:commentReference w:id="250"/>
        </w:r>
      </w:ins>
      <w:r>
        <w:rPr>
          <w:sz w:val="24"/>
          <w:szCs w:val="24"/>
        </w:rPr>
        <w:t>são detalhados todos os materiais utilizados.</w:t>
      </w:r>
    </w:p>
    <w:p w14:paraId="09A87191" w14:textId="77777777" w:rsidR="00E26083" w:rsidRDefault="00E26083">
      <w:pPr>
        <w:spacing w:line="360" w:lineRule="auto"/>
        <w:rPr>
          <w:sz w:val="24"/>
          <w:szCs w:val="24"/>
        </w:rPr>
      </w:pPr>
    </w:p>
    <w:p w14:paraId="1E19741C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2.1.</w:t>
      </w:r>
      <w:r>
        <w:rPr>
          <w:b/>
          <w:sz w:val="24"/>
          <w:szCs w:val="24"/>
        </w:rPr>
        <w:tab/>
        <w:t>Ambiente de Desenvolvimento</w:t>
      </w:r>
    </w:p>
    <w:p w14:paraId="518824FF" w14:textId="77777777" w:rsidR="00E26083" w:rsidRDefault="00E26083">
      <w:pPr>
        <w:spacing w:line="360" w:lineRule="auto"/>
        <w:rPr>
          <w:sz w:val="24"/>
          <w:szCs w:val="24"/>
        </w:rPr>
      </w:pPr>
    </w:p>
    <w:p w14:paraId="6F0027C5" w14:textId="77777777" w:rsidR="00E26083" w:rsidRDefault="00F46FC8">
      <w:pPr>
        <w:spacing w:line="360" w:lineRule="auto"/>
        <w:ind w:firstLine="720"/>
        <w:jc w:val="both"/>
        <w:rPr>
          <w:ins w:id="253" w:author="Renato Dourado Maia" w:date="2018-05-19T21:14:00Z"/>
          <w:sz w:val="24"/>
          <w:szCs w:val="24"/>
        </w:rPr>
      </w:pPr>
      <w:r>
        <w:rPr>
          <w:sz w:val="24"/>
          <w:szCs w:val="24"/>
        </w:rPr>
        <w:t xml:space="preserve">O ambiente de desenvolvimento escolhido para este estudo foi o Visual Studio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i/>
          <w:sz w:val="24"/>
          <w:szCs w:val="24"/>
        </w:rPr>
        <w:t>,</w:t>
      </w:r>
      <w:r>
        <w:rPr>
          <w:sz w:val="24"/>
          <w:szCs w:val="24"/>
        </w:rPr>
        <w:t xml:space="preserve"> mais conhecido como </w:t>
      </w:r>
      <w:proofErr w:type="spellStart"/>
      <w:r>
        <w:rPr>
          <w:sz w:val="24"/>
          <w:szCs w:val="24"/>
        </w:rPr>
        <w:t>VSCode</w:t>
      </w:r>
      <w:proofErr w:type="spellEnd"/>
      <w:ins w:id="254" w:author="Renato Dourado Maia" w:date="2018-05-19T21:12:00Z">
        <w:r w:rsidR="00C41A16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da empresa Microsoft, pois possui uma grande comunidade de usuários na internet, além de várias ferramentas que aumentam a produtividade do programador, como atalhos para </w:t>
      </w:r>
      <w:del w:id="255" w:author="Renato Dourado Maia" w:date="2018-05-19T21:13:00Z">
        <w:r w:rsidDel="00C41A16">
          <w:rPr>
            <w:sz w:val="24"/>
            <w:szCs w:val="24"/>
          </w:rPr>
          <w:delText>identação</w:delText>
        </w:r>
      </w:del>
      <w:ins w:id="256" w:author="Renato Dourado Maia" w:date="2018-05-19T21:13:00Z">
        <w:r w:rsidR="00C41A16">
          <w:rPr>
            <w:sz w:val="24"/>
            <w:szCs w:val="24"/>
          </w:rPr>
          <w:t>endentação</w:t>
        </w:r>
      </w:ins>
      <w:r>
        <w:rPr>
          <w:sz w:val="24"/>
          <w:szCs w:val="24"/>
        </w:rPr>
        <w:t>, comentários, execução do código e versionamento.</w:t>
      </w:r>
    </w:p>
    <w:p w14:paraId="7402A84D" w14:textId="77777777" w:rsidR="00C41A16" w:rsidRDefault="00C41A16">
      <w:pPr>
        <w:spacing w:line="360" w:lineRule="auto"/>
        <w:ind w:firstLine="720"/>
        <w:jc w:val="both"/>
        <w:rPr>
          <w:sz w:val="24"/>
          <w:szCs w:val="24"/>
        </w:rPr>
      </w:pPr>
    </w:p>
    <w:p w14:paraId="24FF7601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2.2.</w:t>
      </w:r>
      <w:r>
        <w:rPr>
          <w:b/>
          <w:sz w:val="24"/>
          <w:szCs w:val="24"/>
        </w:rPr>
        <w:tab/>
        <w:t>Linguagem Python</w:t>
      </w:r>
    </w:p>
    <w:p w14:paraId="775ECAB8" w14:textId="77777777" w:rsidR="00E26083" w:rsidRDefault="00E26083">
      <w:pPr>
        <w:spacing w:line="360" w:lineRule="auto"/>
        <w:rPr>
          <w:sz w:val="24"/>
          <w:szCs w:val="24"/>
        </w:rPr>
      </w:pPr>
    </w:p>
    <w:p w14:paraId="0A93E431" w14:textId="77777777" w:rsidR="00E26083" w:rsidDel="00C41A16" w:rsidRDefault="00F46FC8">
      <w:pPr>
        <w:spacing w:line="360" w:lineRule="auto"/>
        <w:ind w:firstLine="720"/>
        <w:jc w:val="both"/>
        <w:rPr>
          <w:del w:id="257" w:author="Renato Dourado Maia" w:date="2018-05-19T21:13:00Z"/>
          <w:sz w:val="24"/>
          <w:szCs w:val="24"/>
        </w:rPr>
      </w:pPr>
      <w:r>
        <w:rPr>
          <w:sz w:val="24"/>
          <w:szCs w:val="24"/>
        </w:rPr>
        <w:lastRenderedPageBreak/>
        <w:t>A linguagem Python foi escolhida, pela sua versatilidade e grande quantidade de bibliotecas para uso científico, principalmente para manipulação de dados e aplicações de aprendizado de máquina.</w:t>
      </w:r>
    </w:p>
    <w:p w14:paraId="66A5DC47" w14:textId="77777777" w:rsidR="00E26083" w:rsidRDefault="00C41A16">
      <w:pPr>
        <w:spacing w:line="360" w:lineRule="auto"/>
        <w:ind w:firstLine="720"/>
        <w:jc w:val="both"/>
        <w:rPr>
          <w:sz w:val="24"/>
          <w:szCs w:val="24"/>
        </w:rPr>
      </w:pPr>
      <w:ins w:id="258" w:author="Renato Dourado Maia" w:date="2018-05-19T21:13:00Z">
        <w:r>
          <w:rPr>
            <w:sz w:val="24"/>
            <w:szCs w:val="24"/>
          </w:rPr>
          <w:t xml:space="preserve"> </w:t>
        </w:r>
      </w:ins>
      <w:r w:rsidR="00F46FC8">
        <w:rPr>
          <w:sz w:val="24"/>
          <w:szCs w:val="24"/>
        </w:rPr>
        <w:t xml:space="preserve">É através </w:t>
      </w:r>
      <w:commentRangeStart w:id="259"/>
      <w:r w:rsidR="00F46FC8">
        <w:rPr>
          <w:sz w:val="24"/>
          <w:szCs w:val="24"/>
        </w:rPr>
        <w:t xml:space="preserve">desta </w:t>
      </w:r>
      <w:commentRangeEnd w:id="259"/>
      <w:r>
        <w:rPr>
          <w:rStyle w:val="Refdecomentrio"/>
        </w:rPr>
        <w:commentReference w:id="259"/>
      </w:r>
      <w:r w:rsidR="00F46FC8">
        <w:rPr>
          <w:sz w:val="24"/>
          <w:szCs w:val="24"/>
        </w:rPr>
        <w:t>linguagem que os dados adquiridos serão manipulados, analisados e ao final, apresentados os resultados.</w:t>
      </w:r>
    </w:p>
    <w:p w14:paraId="04007DA4" w14:textId="77777777" w:rsidR="00C41A16" w:rsidRDefault="00F46FC8">
      <w:pPr>
        <w:spacing w:line="360" w:lineRule="auto"/>
        <w:ind w:firstLine="720"/>
        <w:jc w:val="both"/>
        <w:rPr>
          <w:ins w:id="260" w:author="Renato Dourado Maia" w:date="2018-05-19T21:13:00Z"/>
          <w:sz w:val="24"/>
          <w:szCs w:val="24"/>
        </w:rPr>
      </w:pPr>
      <w:r>
        <w:rPr>
          <w:sz w:val="24"/>
          <w:szCs w:val="24"/>
        </w:rPr>
        <w:t xml:space="preserve">A linguagem Python foi desenvolvida, a partir da linguagem ABC, em 1990 por Guido Van </w:t>
      </w:r>
      <w:proofErr w:type="spellStart"/>
      <w:r>
        <w:rPr>
          <w:sz w:val="24"/>
          <w:szCs w:val="24"/>
        </w:rPr>
        <w:t>Rossum</w:t>
      </w:r>
      <w:proofErr w:type="spellEnd"/>
      <w:r>
        <w:rPr>
          <w:sz w:val="24"/>
          <w:szCs w:val="24"/>
        </w:rPr>
        <w:t xml:space="preserve"> no Instituto Nacional de Pesquisa para Matemática e Ciência da Computação da Holanda. Foi criada como o objetivo inicial de </w:t>
      </w:r>
      <w:commentRangeStart w:id="261"/>
      <w:r>
        <w:rPr>
          <w:sz w:val="24"/>
          <w:szCs w:val="24"/>
        </w:rPr>
        <w:t>suprir as necessidades de usuários como físicos e engenheiros</w:t>
      </w:r>
      <w:commentRangeEnd w:id="261"/>
      <w:r w:rsidR="00A74165">
        <w:rPr>
          <w:rStyle w:val="Refdecomentrio"/>
        </w:rPr>
        <w:commentReference w:id="261"/>
      </w:r>
      <w:r>
        <w:rPr>
          <w:sz w:val="24"/>
          <w:szCs w:val="24"/>
        </w:rPr>
        <w:t xml:space="preserve"> (BORGES, 2010).</w:t>
      </w:r>
      <w:del w:id="262" w:author="Renato Dourado Maia" w:date="2018-05-19T21:13:00Z">
        <w:r w:rsidDel="00C41A16">
          <w:rPr>
            <w:sz w:val="24"/>
            <w:szCs w:val="24"/>
          </w:rPr>
          <w:br/>
        </w:r>
      </w:del>
    </w:p>
    <w:p w14:paraId="21E0BAFF" w14:textId="77777777" w:rsidR="00C41A16" w:rsidRDefault="00F46FC8">
      <w:pPr>
        <w:spacing w:line="360" w:lineRule="auto"/>
        <w:ind w:firstLine="720"/>
        <w:jc w:val="both"/>
        <w:rPr>
          <w:ins w:id="263" w:author="Renato Dourado Maia" w:date="2018-05-19T21:13:00Z"/>
          <w:sz w:val="24"/>
          <w:szCs w:val="24"/>
        </w:rPr>
      </w:pPr>
      <w:del w:id="264" w:author="Renato Dourado Maia" w:date="2018-05-19T21:13:00Z">
        <w:r w:rsidDel="00C41A16">
          <w:rPr>
            <w:sz w:val="24"/>
            <w:szCs w:val="24"/>
          </w:rPr>
          <w:tab/>
        </w:r>
      </w:del>
      <w:r>
        <w:rPr>
          <w:sz w:val="24"/>
          <w:szCs w:val="24"/>
        </w:rPr>
        <w:t>Segundo Cruz (2015), Python é uma linguagem de alto nível interpretada. Possui tipagem forte e dinâmica, gerenciamento de memória automático e escopo léxico. Ela também é capaz de suportar inúmeros paradigmas de programação, tais como imperativo, orientado a objetos e funcional.</w:t>
      </w:r>
    </w:p>
    <w:p w14:paraId="457287E0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del w:id="265" w:author="Renato Dourado Maia" w:date="2018-05-19T21:13:00Z">
        <w:r w:rsidDel="00C41A16">
          <w:rPr>
            <w:sz w:val="24"/>
            <w:szCs w:val="24"/>
          </w:rPr>
          <w:br/>
        </w:r>
        <w:r w:rsidDel="00C41A16">
          <w:rPr>
            <w:sz w:val="24"/>
            <w:szCs w:val="24"/>
          </w:rPr>
          <w:tab/>
        </w:r>
      </w:del>
      <w:r>
        <w:rPr>
          <w:sz w:val="24"/>
          <w:szCs w:val="24"/>
        </w:rPr>
        <w:t xml:space="preserve">É uma linguagem de código aberto, (licença </w:t>
      </w:r>
      <w:r>
        <w:rPr>
          <w:i/>
          <w:sz w:val="24"/>
          <w:szCs w:val="24"/>
        </w:rPr>
        <w:t xml:space="preserve">General </w:t>
      </w:r>
      <w:proofErr w:type="spellStart"/>
      <w:r>
        <w:rPr>
          <w:i/>
          <w:sz w:val="24"/>
          <w:szCs w:val="24"/>
        </w:rPr>
        <w:t>Public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License</w:t>
      </w:r>
      <w:proofErr w:type="spellEnd"/>
      <w:r>
        <w:rPr>
          <w:sz w:val="24"/>
          <w:szCs w:val="24"/>
        </w:rPr>
        <w:t xml:space="preserve"> – GLP), e por ter menos restrições, pode ser usada em produtos proprietários. Sua especificação e controle de versões </w:t>
      </w:r>
      <w:del w:id="266" w:author="Renato Dourado Maia" w:date="2018-05-19T21:13:00Z">
        <w:r w:rsidDel="00C41A16">
          <w:rPr>
            <w:sz w:val="24"/>
            <w:szCs w:val="24"/>
          </w:rPr>
          <w:delText>é mantida</w:delText>
        </w:r>
      </w:del>
      <w:ins w:id="267" w:author="Renato Dourado Maia" w:date="2018-05-19T21:13:00Z">
        <w:r w:rsidR="00C41A16">
          <w:rPr>
            <w:sz w:val="24"/>
            <w:szCs w:val="24"/>
          </w:rPr>
          <w:t>são mantidos</w:t>
        </w:r>
      </w:ins>
      <w:r>
        <w:rPr>
          <w:sz w:val="24"/>
          <w:szCs w:val="24"/>
        </w:rPr>
        <w:t xml:space="preserve"> pela Python Software Foundation – PSF (BORGES, 2010).  O processo de </w:t>
      </w:r>
      <w:commentRangeStart w:id="268"/>
      <w:r>
        <w:rPr>
          <w:sz w:val="24"/>
          <w:szCs w:val="24"/>
        </w:rPr>
        <w:t xml:space="preserve">compilação </w:t>
      </w:r>
      <w:commentRangeEnd w:id="268"/>
      <w:r w:rsidR="00C41A16">
        <w:rPr>
          <w:rStyle w:val="Refdecomentrio"/>
        </w:rPr>
        <w:commentReference w:id="268"/>
      </w:r>
      <w:r>
        <w:rPr>
          <w:sz w:val="24"/>
          <w:szCs w:val="24"/>
        </w:rPr>
        <w:t>é exibido na figura 15:</w:t>
      </w:r>
    </w:p>
    <w:p w14:paraId="55D381E7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2E2B597B" w14:textId="77777777" w:rsidR="00E26083" w:rsidRDefault="00F46FC8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77F50E6" wp14:editId="3A4F3E07">
            <wp:extent cx="2980858" cy="1925137"/>
            <wp:effectExtent l="0" t="0" r="0" b="0"/>
            <wp:docPr id="26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0858" cy="1925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48000" w14:textId="77777777" w:rsidR="00E26083" w:rsidRDefault="00F46FC8">
      <w:pPr>
        <w:spacing w:line="240" w:lineRule="auto"/>
        <w:ind w:firstLine="720"/>
        <w:jc w:val="both"/>
        <w:rPr>
          <w:sz w:val="20"/>
          <w:szCs w:val="20"/>
        </w:rPr>
      </w:pPr>
      <w:r>
        <w:rPr>
          <w:sz w:val="24"/>
          <w:szCs w:val="24"/>
        </w:rPr>
        <w:tab/>
        <w:t xml:space="preserve">             </w:t>
      </w:r>
      <w:r>
        <w:rPr>
          <w:sz w:val="20"/>
          <w:szCs w:val="20"/>
        </w:rPr>
        <w:t>FIGURA 15: Diagrama do compilador Python.</w:t>
      </w:r>
    </w:p>
    <w:p w14:paraId="3D7F624E" w14:textId="77777777" w:rsidR="00E26083" w:rsidRDefault="00F46FC8">
      <w:pPr>
        <w:spacing w:line="240" w:lineRule="auto"/>
        <w:rPr>
          <w:sz w:val="24"/>
          <w:szCs w:val="24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Fonte: BORGES (2010, p. 16)</w:t>
      </w:r>
    </w:p>
    <w:p w14:paraId="5AEB302A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0BA38F5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Borges (2010)</w:t>
      </w:r>
      <w:del w:id="269" w:author="Renato Dourado Maia" w:date="2018-05-19T21:14:00Z">
        <w:r w:rsidDel="00C41A16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descreve que ao ser compilado pelo Python, o código fonte é traduzido para </w:t>
      </w:r>
      <w:proofErr w:type="spellStart"/>
      <w:r>
        <w:rPr>
          <w:i/>
          <w:sz w:val="24"/>
          <w:szCs w:val="24"/>
        </w:rPr>
        <w:t>bytecode</w:t>
      </w:r>
      <w:proofErr w:type="spellEnd"/>
      <w:r>
        <w:rPr>
          <w:sz w:val="24"/>
          <w:szCs w:val="24"/>
        </w:rPr>
        <w:t xml:space="preserve">, que é um formato binário com as instruções para o interpretador. Para que não necessite compilar o código novamente, o interpretador armazena o </w:t>
      </w:r>
      <w:proofErr w:type="spellStart"/>
      <w:r>
        <w:rPr>
          <w:i/>
          <w:sz w:val="24"/>
          <w:szCs w:val="24"/>
        </w:rPr>
        <w:t>bytecode</w:t>
      </w:r>
      <w:proofErr w:type="spellEnd"/>
      <w:r>
        <w:rPr>
          <w:sz w:val="24"/>
          <w:szCs w:val="24"/>
        </w:rPr>
        <w:t xml:space="preserve"> em disco, fazendo com que o tempo de carga na execução seja menor.</w:t>
      </w:r>
    </w:p>
    <w:p w14:paraId="1CBE5BB7" w14:textId="77777777" w:rsidR="00E26083" w:rsidRDefault="00F46FC8">
      <w:pPr>
        <w:spacing w:line="360" w:lineRule="auto"/>
        <w:ind w:firstLine="720"/>
        <w:jc w:val="both"/>
        <w:rPr>
          <w:sz w:val="20"/>
          <w:szCs w:val="20"/>
        </w:rPr>
      </w:pPr>
      <w:commentRangeStart w:id="270"/>
      <w:r>
        <w:rPr>
          <w:sz w:val="24"/>
          <w:szCs w:val="24"/>
        </w:rPr>
        <w:t xml:space="preserve">Este </w:t>
      </w:r>
      <w:proofErr w:type="spellStart"/>
      <w:r>
        <w:rPr>
          <w:i/>
          <w:sz w:val="24"/>
          <w:szCs w:val="24"/>
        </w:rPr>
        <w:t>bytecode</w:t>
      </w:r>
      <w:proofErr w:type="spellEnd"/>
      <w:r>
        <w:rPr>
          <w:sz w:val="24"/>
          <w:szCs w:val="24"/>
        </w:rPr>
        <w:t xml:space="preserve"> é armazenado com as </w:t>
      </w:r>
      <w:proofErr w:type="gramStart"/>
      <w:r>
        <w:rPr>
          <w:sz w:val="24"/>
          <w:szCs w:val="24"/>
        </w:rPr>
        <w:t>extensões .</w:t>
      </w:r>
      <w:proofErr w:type="spellStart"/>
      <w:r>
        <w:rPr>
          <w:sz w:val="24"/>
          <w:szCs w:val="24"/>
        </w:rPr>
        <w:t>pyc</w:t>
      </w:r>
      <w:proofErr w:type="spellEnd"/>
      <w:proofErr w:type="gramEnd"/>
      <w:r>
        <w:rPr>
          <w:sz w:val="24"/>
          <w:szCs w:val="24"/>
        </w:rPr>
        <w:t xml:space="preserve"> (normal) ou .</w:t>
      </w:r>
      <w:proofErr w:type="spellStart"/>
      <w:r>
        <w:rPr>
          <w:sz w:val="24"/>
          <w:szCs w:val="24"/>
        </w:rPr>
        <w:t>pyo</w:t>
      </w:r>
      <w:proofErr w:type="spellEnd"/>
      <w:r>
        <w:rPr>
          <w:sz w:val="24"/>
          <w:szCs w:val="24"/>
        </w:rPr>
        <w:t xml:space="preserve"> (otimizado).      </w:t>
      </w:r>
      <w:commentRangeEnd w:id="270"/>
      <w:r w:rsidR="00A74165">
        <w:rPr>
          <w:rStyle w:val="Refdecomentrio"/>
        </w:rPr>
        <w:commentReference w:id="270"/>
      </w:r>
    </w:p>
    <w:p w14:paraId="4DD138EC" w14:textId="77777777" w:rsidR="00E26083" w:rsidRDefault="00E26083">
      <w:pPr>
        <w:spacing w:line="360" w:lineRule="auto"/>
        <w:rPr>
          <w:sz w:val="24"/>
          <w:szCs w:val="24"/>
        </w:rPr>
      </w:pPr>
    </w:p>
    <w:p w14:paraId="6E818D79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2.3.</w:t>
      </w:r>
      <w:r>
        <w:rPr>
          <w:sz w:val="24"/>
          <w:szCs w:val="24"/>
        </w:rPr>
        <w:tab/>
      </w:r>
      <w:r>
        <w:rPr>
          <w:b/>
          <w:sz w:val="24"/>
          <w:szCs w:val="24"/>
        </w:rPr>
        <w:t>Bibliotecas</w:t>
      </w:r>
      <w:r>
        <w:rPr>
          <w:sz w:val="24"/>
          <w:szCs w:val="24"/>
        </w:rPr>
        <w:t xml:space="preserve"> </w:t>
      </w:r>
    </w:p>
    <w:p w14:paraId="7B1D4FB1" w14:textId="77777777" w:rsidR="00E26083" w:rsidRDefault="00E26083">
      <w:pPr>
        <w:spacing w:line="360" w:lineRule="auto"/>
        <w:rPr>
          <w:sz w:val="24"/>
          <w:szCs w:val="24"/>
        </w:rPr>
      </w:pPr>
    </w:p>
    <w:p w14:paraId="2E87398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Ao longo de todo o projeto foram utilizadas bibliotecas, pertencentes à linguagem de programação escolhida, e que auxiliaram no desenvolvimento de tarefas específicas.</w:t>
      </w:r>
    </w:p>
    <w:p w14:paraId="14B5DB9D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Ao todo foram utilizadas nove bibliotecas, que são:</w:t>
      </w:r>
    </w:p>
    <w:p w14:paraId="1FB6D008" w14:textId="77777777" w:rsidR="00E26083" w:rsidRDefault="00F46FC8">
      <w:pPr>
        <w:numPr>
          <w:ilvl w:val="0"/>
          <w:numId w:val="16"/>
        </w:numPr>
        <w:spacing w:line="360" w:lineRule="auto"/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>: responsável por acessar e resgatar o conteúdo HTML das páginas.</w:t>
      </w:r>
    </w:p>
    <w:p w14:paraId="43578D03" w14:textId="77777777" w:rsidR="00E26083" w:rsidRDefault="00F46FC8">
      <w:pPr>
        <w:numPr>
          <w:ilvl w:val="0"/>
          <w:numId w:val="16"/>
        </w:numPr>
        <w:spacing w:line="360" w:lineRule="auto"/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BeautifulSoup</w:t>
      </w:r>
      <w:proofErr w:type="spellEnd"/>
      <w:r>
        <w:rPr>
          <w:sz w:val="24"/>
          <w:szCs w:val="24"/>
        </w:rPr>
        <w:t>: buscar os dados desejados, no conteúdo HTML das páginas.</w:t>
      </w:r>
    </w:p>
    <w:p w14:paraId="10C97838" w14:textId="77777777" w:rsidR="00E26083" w:rsidRDefault="00F46FC8">
      <w:pPr>
        <w:numPr>
          <w:ilvl w:val="0"/>
          <w:numId w:val="16"/>
        </w:numPr>
        <w:spacing w:line="360" w:lineRule="auto"/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Googlemaps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Geocoding</w:t>
      </w:r>
      <w:proofErr w:type="spellEnd"/>
      <w:r>
        <w:rPr>
          <w:sz w:val="24"/>
          <w:szCs w:val="24"/>
        </w:rPr>
        <w:t>: retornar os dados sobre as coordenadas geográficas, latitude e longitude, com base no nome dos bairros.</w:t>
      </w:r>
    </w:p>
    <w:p w14:paraId="1C15C4CD" w14:textId="77777777" w:rsidR="00E26083" w:rsidRDefault="00F46FC8">
      <w:pPr>
        <w:numPr>
          <w:ilvl w:val="0"/>
          <w:numId w:val="16"/>
        </w:numPr>
        <w:spacing w:line="360" w:lineRule="auto"/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Mysql.connector</w:t>
      </w:r>
      <w:proofErr w:type="spellEnd"/>
      <w:r>
        <w:rPr>
          <w:sz w:val="24"/>
          <w:szCs w:val="24"/>
        </w:rPr>
        <w:t>: responsável por criar uma conexão com o banco de dados.</w:t>
      </w:r>
    </w:p>
    <w:p w14:paraId="0A2BB8C1" w14:textId="77777777" w:rsidR="00E26083" w:rsidRDefault="00F46FC8">
      <w:pPr>
        <w:numPr>
          <w:ilvl w:val="0"/>
          <w:numId w:val="16"/>
        </w:numPr>
        <w:spacing w:line="360" w:lineRule="auto"/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Scikit-learn</w:t>
      </w:r>
      <w:proofErr w:type="spellEnd"/>
      <w:r>
        <w:rPr>
          <w:sz w:val="24"/>
          <w:szCs w:val="24"/>
        </w:rPr>
        <w:t xml:space="preserve">: criar os modelos </w:t>
      </w:r>
      <w:proofErr w:type="spellStart"/>
      <w:r>
        <w:rPr>
          <w:sz w:val="24"/>
          <w:szCs w:val="24"/>
        </w:rPr>
        <w:t>regressores</w:t>
      </w:r>
      <w:proofErr w:type="spellEnd"/>
      <w:r>
        <w:rPr>
          <w:sz w:val="24"/>
          <w:szCs w:val="24"/>
        </w:rPr>
        <w:t xml:space="preserve"> e métricas de eficiência.</w:t>
      </w:r>
    </w:p>
    <w:p w14:paraId="4A5B7424" w14:textId="77777777" w:rsidR="00E26083" w:rsidRDefault="00F46FC8">
      <w:pPr>
        <w:numPr>
          <w:ilvl w:val="0"/>
          <w:numId w:val="16"/>
        </w:numPr>
        <w:spacing w:line="360" w:lineRule="auto"/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: responsável pelas </w:t>
      </w:r>
      <w:commentRangeStart w:id="271"/>
      <w:r>
        <w:rPr>
          <w:sz w:val="24"/>
          <w:szCs w:val="24"/>
        </w:rPr>
        <w:t>funções matemáticas</w:t>
      </w:r>
      <w:commentRangeEnd w:id="271"/>
      <w:r w:rsidR="00A74165">
        <w:rPr>
          <w:rStyle w:val="Refdecomentrio"/>
        </w:rPr>
        <w:commentReference w:id="271"/>
      </w:r>
      <w:r>
        <w:rPr>
          <w:sz w:val="24"/>
          <w:szCs w:val="24"/>
        </w:rPr>
        <w:t>.</w:t>
      </w:r>
    </w:p>
    <w:p w14:paraId="3183737A" w14:textId="77777777" w:rsidR="00E26083" w:rsidRDefault="00F46FC8">
      <w:pPr>
        <w:numPr>
          <w:ilvl w:val="0"/>
          <w:numId w:val="16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Pandas: manipular os dados do conjunto de dados.</w:t>
      </w:r>
    </w:p>
    <w:p w14:paraId="1AF1E677" w14:textId="77777777" w:rsidR="00E26083" w:rsidRDefault="00F46FC8">
      <w:pPr>
        <w:numPr>
          <w:ilvl w:val="0"/>
          <w:numId w:val="16"/>
        </w:numPr>
        <w:spacing w:line="360" w:lineRule="auto"/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Matplotlib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Bokeh</w:t>
      </w:r>
      <w:proofErr w:type="spellEnd"/>
      <w:r>
        <w:rPr>
          <w:sz w:val="24"/>
          <w:szCs w:val="24"/>
        </w:rPr>
        <w:t>: responsáveis pela geração de gráficos.</w:t>
      </w:r>
    </w:p>
    <w:p w14:paraId="4D23203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Conforme descrito na introdução do capítulo, as bibliotecas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BeautifulSoup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GoogleMaps</w:t>
      </w:r>
      <w:proofErr w:type="spellEnd"/>
      <w:r>
        <w:rPr>
          <w:sz w:val="24"/>
          <w:szCs w:val="24"/>
        </w:rPr>
        <w:t xml:space="preserve"> foram utilizadas para elaboração do rastreador web e obtenção dos dados.</w:t>
      </w:r>
    </w:p>
    <w:p w14:paraId="5797FF00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7D1E8A19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2.3.1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Requests</w:t>
      </w:r>
      <w:proofErr w:type="spellEnd"/>
    </w:p>
    <w:p w14:paraId="17A4DEE4" w14:textId="77777777" w:rsidR="00E26083" w:rsidRDefault="00E26083">
      <w:pPr>
        <w:spacing w:line="360" w:lineRule="auto"/>
        <w:rPr>
          <w:sz w:val="24"/>
          <w:szCs w:val="24"/>
        </w:rPr>
      </w:pPr>
    </w:p>
    <w:p w14:paraId="2B078368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 é uma biblioteca que está sob a licença Apache2, portanto é de código aberto e pode ser utilizada em códigos proprietários.</w:t>
      </w:r>
    </w:p>
    <w:p w14:paraId="5A48F78F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Ela é capaz de realizar requisições em sites http com ou sem requisição, além de ser disponibilizada como biblioteca </w:t>
      </w:r>
      <w:proofErr w:type="spellStart"/>
      <w:r>
        <w:rPr>
          <w:i/>
          <w:sz w:val="24"/>
          <w:szCs w:val="24"/>
        </w:rPr>
        <w:t>built</w:t>
      </w:r>
      <w:proofErr w:type="spellEnd"/>
      <w:r>
        <w:rPr>
          <w:i/>
          <w:sz w:val="24"/>
          <w:szCs w:val="24"/>
        </w:rPr>
        <w:t>-in</w:t>
      </w:r>
      <w:r>
        <w:rPr>
          <w:sz w:val="24"/>
          <w:szCs w:val="24"/>
        </w:rPr>
        <w:t>, ou seja, ao instalar a linguagem Python ela já faz parte do sistema, sendo desnecessária a instalação de qualquer outra ferramenta.</w:t>
      </w:r>
    </w:p>
    <w:p w14:paraId="3C4E0D6E" w14:textId="77777777" w:rsidR="00E26083" w:rsidRDefault="00E26083">
      <w:pPr>
        <w:spacing w:line="360" w:lineRule="auto"/>
        <w:rPr>
          <w:sz w:val="24"/>
          <w:szCs w:val="24"/>
        </w:rPr>
      </w:pPr>
    </w:p>
    <w:p w14:paraId="1965FEB1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2.3.2.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BeautifulSoup</w:t>
      </w:r>
      <w:proofErr w:type="spellEnd"/>
    </w:p>
    <w:p w14:paraId="78E89BF2" w14:textId="77777777" w:rsidR="00E26083" w:rsidRDefault="00E26083">
      <w:pPr>
        <w:spacing w:line="360" w:lineRule="auto"/>
        <w:rPr>
          <w:sz w:val="24"/>
          <w:szCs w:val="24"/>
        </w:rPr>
      </w:pPr>
    </w:p>
    <w:p w14:paraId="0EB39657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Esta biblioteca é capaz de retirar, de arquivos HTML e XML, dados de acordo com o desejo do usuário.</w:t>
      </w:r>
    </w:p>
    <w:p w14:paraId="1A9B522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Possui uma gama de métodos, todos voltados para este objetivo, além de converter os dados automaticamente para o padrão UTF-8.</w:t>
      </w:r>
    </w:p>
    <w:p w14:paraId="53ABBE78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Atua sob licença MIT e é de código aberto.</w:t>
      </w:r>
    </w:p>
    <w:p w14:paraId="7EB6D7AF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477D4976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2.3.3.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Googlemaps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Geocoding</w:t>
      </w:r>
      <w:proofErr w:type="spellEnd"/>
    </w:p>
    <w:p w14:paraId="2C781B7F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16C392A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Biblioteca sob licença Apache2, que possibilita resgatar informações de </w:t>
      </w:r>
      <w:proofErr w:type="spellStart"/>
      <w:r>
        <w:rPr>
          <w:sz w:val="24"/>
          <w:szCs w:val="24"/>
        </w:rPr>
        <w:t>geocodificação</w:t>
      </w:r>
      <w:proofErr w:type="spellEnd"/>
      <w:r>
        <w:rPr>
          <w:sz w:val="24"/>
          <w:szCs w:val="24"/>
        </w:rPr>
        <w:t xml:space="preserve">, processo capaz de converter endereços em coordenadas geográficas e </w:t>
      </w:r>
      <w:proofErr w:type="spellStart"/>
      <w:r>
        <w:rPr>
          <w:sz w:val="24"/>
          <w:szCs w:val="24"/>
        </w:rPr>
        <w:t>geocodificação</w:t>
      </w:r>
      <w:proofErr w:type="spellEnd"/>
      <w:r>
        <w:rPr>
          <w:sz w:val="24"/>
          <w:szCs w:val="24"/>
        </w:rPr>
        <w:t xml:space="preserve"> reversa, neste caso quando fornecidos as coordenadas geográficas retorna o endereço.</w:t>
      </w:r>
    </w:p>
    <w:p w14:paraId="67DD0CDE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26438D72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2.3.4.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Mysql.connector</w:t>
      </w:r>
      <w:proofErr w:type="spellEnd"/>
    </w:p>
    <w:p w14:paraId="08961E5E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0217A85C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Biblioteca capaz de criar um </w:t>
      </w:r>
      <w:commentRangeStart w:id="272"/>
      <w:r>
        <w:rPr>
          <w:i/>
          <w:sz w:val="24"/>
          <w:szCs w:val="24"/>
        </w:rPr>
        <w:t>driver</w:t>
      </w:r>
      <w:r>
        <w:rPr>
          <w:sz w:val="24"/>
          <w:szCs w:val="24"/>
        </w:rPr>
        <w:t xml:space="preserve"> </w:t>
      </w:r>
      <w:commentRangeEnd w:id="272"/>
      <w:r w:rsidR="00A74165">
        <w:rPr>
          <w:rStyle w:val="Refdecomentrio"/>
        </w:rPr>
        <w:commentReference w:id="272"/>
      </w:r>
      <w:r>
        <w:rPr>
          <w:sz w:val="24"/>
          <w:szCs w:val="24"/>
        </w:rPr>
        <w:t xml:space="preserve">de comunicação entre o algoritmo em linguagem Python e um servidor MySQL. </w:t>
      </w:r>
    </w:p>
    <w:p w14:paraId="60A28B57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Com esta ferramenta foi possível armazenar os dados obtidos em um servidor de banco de dados, concluindo-se assim a terceira parte do projeto.</w:t>
      </w:r>
    </w:p>
    <w:p w14:paraId="56C8721B" w14:textId="77777777" w:rsidR="00E26083" w:rsidRDefault="00E26083">
      <w:pPr>
        <w:spacing w:line="360" w:lineRule="auto"/>
        <w:ind w:firstLine="720"/>
        <w:jc w:val="both"/>
        <w:rPr>
          <w:b/>
          <w:sz w:val="24"/>
          <w:szCs w:val="24"/>
        </w:rPr>
      </w:pPr>
    </w:p>
    <w:p w14:paraId="62CE5D0F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2.3.5.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Scikit-learn</w:t>
      </w:r>
      <w:proofErr w:type="spellEnd"/>
    </w:p>
    <w:p w14:paraId="21D4EDD4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00B4AEA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Scikit-learn</w:t>
      </w:r>
      <w:proofErr w:type="spellEnd"/>
      <w:r>
        <w:rPr>
          <w:sz w:val="24"/>
          <w:szCs w:val="24"/>
        </w:rPr>
        <w:t xml:space="preserve"> é uma biblioteca para Python, que integra uma grande variedade de algoritmos para aprendizagem de máquina supervisionados ou não supervisionados (PEDREGOSA, et al., 2011).</w:t>
      </w:r>
    </w:p>
    <w:p w14:paraId="2E9C8E24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Esta biblioteca começou a ser desenvolvida em 2007 por David </w:t>
      </w:r>
      <w:proofErr w:type="spellStart"/>
      <w:r>
        <w:rPr>
          <w:sz w:val="24"/>
          <w:szCs w:val="24"/>
        </w:rPr>
        <w:t>Cournapeau</w:t>
      </w:r>
      <w:proofErr w:type="spellEnd"/>
      <w:r>
        <w:rPr>
          <w:sz w:val="24"/>
          <w:szCs w:val="24"/>
        </w:rPr>
        <w:t xml:space="preserve"> como um projeto da Google Summer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e possui vários algoritmos de classificação, regressão, agrupamento (</w:t>
      </w:r>
      <w:proofErr w:type="spellStart"/>
      <w:r>
        <w:rPr>
          <w:i/>
          <w:sz w:val="24"/>
          <w:szCs w:val="24"/>
        </w:rPr>
        <w:t>clustering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i/>
          <w:sz w:val="24"/>
          <w:szCs w:val="24"/>
        </w:rPr>
        <w:t>gradient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boosting</w:t>
      </w:r>
      <w:proofErr w:type="spellEnd"/>
      <w:r>
        <w:rPr>
          <w:sz w:val="24"/>
          <w:szCs w:val="24"/>
        </w:rPr>
        <w:t xml:space="preserve"> e outras técnicas. Atua sobre a licença </w:t>
      </w:r>
      <w:r>
        <w:rPr>
          <w:i/>
          <w:sz w:val="24"/>
          <w:szCs w:val="24"/>
        </w:rPr>
        <w:t xml:space="preserve">Berkeley Software </w:t>
      </w:r>
      <w:proofErr w:type="spellStart"/>
      <w:r>
        <w:rPr>
          <w:i/>
          <w:sz w:val="24"/>
          <w:szCs w:val="24"/>
        </w:rPr>
        <w:t>Distribution</w:t>
      </w:r>
      <w:proofErr w:type="spellEnd"/>
      <w:r>
        <w:rPr>
          <w:sz w:val="24"/>
          <w:szCs w:val="24"/>
        </w:rPr>
        <w:t xml:space="preserve"> – BSD, portanto é de código aberto e permite que seja usada comercialmente.</w:t>
      </w:r>
    </w:p>
    <w:p w14:paraId="4705B646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412E6D70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2.3.6.</w:t>
      </w:r>
      <w:r>
        <w:rPr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Numpy</w:t>
      </w:r>
      <w:proofErr w:type="spellEnd"/>
    </w:p>
    <w:p w14:paraId="2D29474B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23A0C76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entidade Numpy.org (2018)</w:t>
      </w:r>
      <w:del w:id="273" w:author="Renato Dourado Maia" w:date="2018-05-19T21:19:00Z">
        <w:r w:rsidDel="00A74165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define esta biblioteca como sendo matemática</w:t>
      </w:r>
      <w:ins w:id="274" w:author="Renato Dourado Maia" w:date="2018-05-19T21:19:00Z">
        <w:r w:rsidR="00A74165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possibilitando </w:t>
      </w:r>
      <w:ins w:id="275" w:author="Renato Dourado Maia" w:date="2018-05-19T21:19:00Z">
        <w:r w:rsidR="00A74165">
          <w:rPr>
            <w:sz w:val="24"/>
            <w:szCs w:val="24"/>
          </w:rPr>
          <w:t>à</w:t>
        </w:r>
      </w:ins>
      <w:del w:id="276" w:author="Renato Dourado Maia" w:date="2018-05-19T21:19:00Z">
        <w:r w:rsidDel="00A74165">
          <w:rPr>
            <w:sz w:val="24"/>
            <w:szCs w:val="24"/>
          </w:rPr>
          <w:delText>a</w:delText>
        </w:r>
      </w:del>
      <w:r>
        <w:rPr>
          <w:sz w:val="24"/>
          <w:szCs w:val="24"/>
        </w:rPr>
        <w:t xml:space="preserve"> linguagem Python a trabalhar com arranjos, vetores e matrizes de N dimensões. Possui vários recursos, incluindo:</w:t>
      </w:r>
    </w:p>
    <w:p w14:paraId="6A0EE5B4" w14:textId="77777777" w:rsidR="00E26083" w:rsidRDefault="00F46FC8">
      <w:pPr>
        <w:numPr>
          <w:ilvl w:val="0"/>
          <w:numId w:val="3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Implementação de arranjos multidimensionais.</w:t>
      </w:r>
    </w:p>
    <w:p w14:paraId="588F0D12" w14:textId="77777777" w:rsidR="00E26083" w:rsidRDefault="00F46FC8">
      <w:pPr>
        <w:numPr>
          <w:ilvl w:val="0"/>
          <w:numId w:val="3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Ferramentas para cálculos de matrizes.</w:t>
      </w:r>
    </w:p>
    <w:p w14:paraId="02F54DD9" w14:textId="77777777" w:rsidR="00E26083" w:rsidRDefault="00F46FC8">
      <w:pPr>
        <w:numPr>
          <w:ilvl w:val="0"/>
          <w:numId w:val="3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Ferramentas para álgebra linear.</w:t>
      </w:r>
    </w:p>
    <w:p w14:paraId="17B83D4D" w14:textId="77777777" w:rsidR="00E26083" w:rsidRDefault="00F46FC8">
      <w:pPr>
        <w:numPr>
          <w:ilvl w:val="0"/>
          <w:numId w:val="3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Transformadas básicas de Fourier.</w:t>
      </w:r>
    </w:p>
    <w:p w14:paraId="121460AF" w14:textId="77777777" w:rsidR="00E26083" w:rsidRDefault="00F46FC8">
      <w:pPr>
        <w:numPr>
          <w:ilvl w:val="0"/>
          <w:numId w:val="3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Ferramentas de geração de números aleatórios sofisticadas.</w:t>
      </w:r>
    </w:p>
    <w:p w14:paraId="32CDDC6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Além da aplicação científica, pode ser usada para abrigar dados genéricos multidimensionais, permitindo a integração com inúmeros tipos de conjuntos de dados (NUMPY.ORG, 2018).</w:t>
      </w:r>
    </w:p>
    <w:p w14:paraId="1E8D82E3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Atua sob a licença </w:t>
      </w:r>
      <w:r>
        <w:rPr>
          <w:i/>
          <w:sz w:val="24"/>
          <w:szCs w:val="24"/>
        </w:rPr>
        <w:t xml:space="preserve">Berkeley Software </w:t>
      </w:r>
      <w:proofErr w:type="spellStart"/>
      <w:r>
        <w:rPr>
          <w:i/>
          <w:sz w:val="24"/>
          <w:szCs w:val="24"/>
        </w:rPr>
        <w:t>Distribution</w:t>
      </w:r>
      <w:proofErr w:type="spellEnd"/>
      <w:r>
        <w:rPr>
          <w:sz w:val="24"/>
          <w:szCs w:val="24"/>
        </w:rPr>
        <w:t xml:space="preserve"> – BSD.</w:t>
      </w:r>
    </w:p>
    <w:p w14:paraId="35E2F0AB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o uso das bibliotecas </w:t>
      </w:r>
      <w:proofErr w:type="spellStart"/>
      <w:r>
        <w:rPr>
          <w:sz w:val="24"/>
          <w:szCs w:val="24"/>
        </w:rPr>
        <w:t>Scikit-learn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>, concluiu-se a etapa quatro do projeto, conforme descrito na introdução.</w:t>
      </w:r>
    </w:p>
    <w:p w14:paraId="5E379E6B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As próximas bibliotecas listadas foram utilizadas para elaboração das etapas três e quatro do trabalho, no que diz respeito a manipulação do conjunto de dados e criação de gráficos.</w:t>
      </w:r>
    </w:p>
    <w:p w14:paraId="16C567F5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2E31E9DD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2.3.7.</w:t>
      </w:r>
      <w:r>
        <w:rPr>
          <w:b/>
          <w:sz w:val="24"/>
          <w:szCs w:val="24"/>
        </w:rPr>
        <w:tab/>
        <w:t>Pandas</w:t>
      </w:r>
    </w:p>
    <w:p w14:paraId="4BE57E2E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3E267BB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Pandas é uma biblioteca, </w:t>
      </w:r>
      <w:r>
        <w:rPr>
          <w:i/>
          <w:sz w:val="24"/>
          <w:szCs w:val="24"/>
        </w:rPr>
        <w:t>open-</w:t>
      </w:r>
      <w:proofErr w:type="spellStart"/>
      <w:r>
        <w:rPr>
          <w:i/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licença BSD, que permite à Python uma alta performance e facilidades na operação e manipulação de dados estruturados. Segundo Pandas (2018), entre seus recursos, podem-se destacar:</w:t>
      </w:r>
    </w:p>
    <w:p w14:paraId="6564B627" w14:textId="77777777" w:rsidR="00E26083" w:rsidRDefault="00F46FC8">
      <w:pPr>
        <w:numPr>
          <w:ilvl w:val="0"/>
          <w:numId w:val="10"/>
        </w:numPr>
        <w:spacing w:line="360" w:lineRule="auto"/>
        <w:contextualSpacing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eficiente</w:t>
      </w:r>
      <w:proofErr w:type="gramEnd"/>
      <w:r>
        <w:rPr>
          <w:sz w:val="24"/>
          <w:szCs w:val="24"/>
        </w:rPr>
        <w:t xml:space="preserve"> objeto </w:t>
      </w:r>
      <w:proofErr w:type="spellStart"/>
      <w:r>
        <w:rPr>
          <w:i/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para manipulação de dados.</w:t>
      </w:r>
    </w:p>
    <w:p w14:paraId="63ACE97B" w14:textId="77777777" w:rsidR="00E26083" w:rsidRDefault="00F46FC8">
      <w:pPr>
        <w:numPr>
          <w:ilvl w:val="0"/>
          <w:numId w:val="10"/>
        </w:numPr>
        <w:spacing w:line="360" w:lineRule="auto"/>
        <w:contextualSpacing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ferramentas</w:t>
      </w:r>
      <w:proofErr w:type="gramEnd"/>
      <w:r>
        <w:rPr>
          <w:sz w:val="24"/>
          <w:szCs w:val="24"/>
        </w:rPr>
        <w:t xml:space="preserve"> para leitura e gravação de dados para diferentes formatos.</w:t>
      </w:r>
    </w:p>
    <w:p w14:paraId="7B86026D" w14:textId="77777777" w:rsidR="00E26083" w:rsidRDefault="00F46FC8">
      <w:pPr>
        <w:numPr>
          <w:ilvl w:val="0"/>
          <w:numId w:val="10"/>
        </w:numPr>
        <w:spacing w:line="360" w:lineRule="auto"/>
        <w:contextualSpacing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remodelagem</w:t>
      </w:r>
      <w:proofErr w:type="gram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rotacionamento</w:t>
      </w:r>
      <w:proofErr w:type="spellEnd"/>
      <w:r>
        <w:rPr>
          <w:sz w:val="24"/>
          <w:szCs w:val="24"/>
        </w:rPr>
        <w:t xml:space="preserve"> de conjunto de dados.</w:t>
      </w:r>
    </w:p>
    <w:p w14:paraId="5F17FB45" w14:textId="77777777" w:rsidR="00E26083" w:rsidRDefault="00F46FC8">
      <w:pPr>
        <w:numPr>
          <w:ilvl w:val="0"/>
          <w:numId w:val="10"/>
        </w:numPr>
        <w:spacing w:line="360" w:lineRule="auto"/>
        <w:contextualSpacing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alta</w:t>
      </w:r>
      <w:proofErr w:type="gramEnd"/>
      <w:r>
        <w:rPr>
          <w:sz w:val="24"/>
          <w:szCs w:val="24"/>
        </w:rPr>
        <w:t xml:space="preserve"> performance em mesclar e unir conjuntos de dados.</w:t>
      </w:r>
    </w:p>
    <w:p w14:paraId="360F60A8" w14:textId="77777777" w:rsidR="00E26083" w:rsidRDefault="00F46FC8">
      <w:pPr>
        <w:numPr>
          <w:ilvl w:val="0"/>
          <w:numId w:val="10"/>
        </w:numPr>
        <w:spacing w:line="360" w:lineRule="auto"/>
        <w:contextualSpacing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colunas</w:t>
      </w:r>
      <w:proofErr w:type="gramEnd"/>
      <w:r>
        <w:rPr>
          <w:sz w:val="24"/>
          <w:szCs w:val="24"/>
        </w:rPr>
        <w:t xml:space="preserve"> podem ser inseridas e deletadas das estruturas de dados.</w:t>
      </w:r>
    </w:p>
    <w:p w14:paraId="06FBD7AA" w14:textId="77777777" w:rsidR="00E26083" w:rsidRDefault="00F46FC8">
      <w:pPr>
        <w:numPr>
          <w:ilvl w:val="0"/>
          <w:numId w:val="10"/>
        </w:numPr>
        <w:spacing w:line="360" w:lineRule="auto"/>
        <w:contextualSpacing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manuseio</w:t>
      </w:r>
      <w:proofErr w:type="gramEnd"/>
      <w:r>
        <w:rPr>
          <w:sz w:val="24"/>
          <w:szCs w:val="24"/>
        </w:rPr>
        <w:t xml:space="preserve"> de dados faltantes e alinhamento de dados.</w:t>
      </w:r>
    </w:p>
    <w:p w14:paraId="068D44F1" w14:textId="77777777" w:rsidR="00E26083" w:rsidRDefault="00F46FC8">
      <w:pPr>
        <w:numPr>
          <w:ilvl w:val="0"/>
          <w:numId w:val="10"/>
        </w:numPr>
        <w:spacing w:line="360" w:lineRule="auto"/>
        <w:contextualSpacing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manipulação</w:t>
      </w:r>
      <w:proofErr w:type="gramEnd"/>
      <w:r>
        <w:rPr>
          <w:sz w:val="24"/>
          <w:szCs w:val="24"/>
        </w:rPr>
        <w:t xml:space="preserve"> de dados confusos de forma ordenada.</w:t>
      </w:r>
    </w:p>
    <w:p w14:paraId="749A7D28" w14:textId="77777777" w:rsidR="00E26083" w:rsidRDefault="00E26083">
      <w:pPr>
        <w:spacing w:line="360" w:lineRule="auto"/>
        <w:rPr>
          <w:sz w:val="24"/>
          <w:szCs w:val="24"/>
        </w:rPr>
      </w:pPr>
    </w:p>
    <w:p w14:paraId="65C05CCB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2.3.8.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Matplotlib</w:t>
      </w:r>
      <w:proofErr w:type="spellEnd"/>
    </w:p>
    <w:p w14:paraId="1FB4BBED" w14:textId="77777777" w:rsidR="00E26083" w:rsidRDefault="00E26083">
      <w:pPr>
        <w:spacing w:line="360" w:lineRule="auto"/>
        <w:rPr>
          <w:sz w:val="24"/>
          <w:szCs w:val="24"/>
        </w:rPr>
      </w:pPr>
    </w:p>
    <w:p w14:paraId="739A4750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</w:t>
      </w:r>
      <w:proofErr w:type="spellStart"/>
      <w:r>
        <w:rPr>
          <w:sz w:val="24"/>
          <w:szCs w:val="24"/>
        </w:rPr>
        <w:t>Matplotlib</w:t>
      </w:r>
      <w:proofErr w:type="spellEnd"/>
      <w:r>
        <w:rPr>
          <w:sz w:val="24"/>
          <w:szCs w:val="24"/>
        </w:rPr>
        <w:t xml:space="preserve"> foi desenvolvida por </w:t>
      </w:r>
      <w:proofErr w:type="spellStart"/>
      <w:r>
        <w:rPr>
          <w:sz w:val="24"/>
          <w:szCs w:val="24"/>
        </w:rPr>
        <w:t>Jhon</w:t>
      </w:r>
      <w:proofErr w:type="spellEnd"/>
      <w:r>
        <w:rPr>
          <w:sz w:val="24"/>
          <w:szCs w:val="24"/>
        </w:rPr>
        <w:t xml:space="preserve"> Hunter </w:t>
      </w:r>
      <w:del w:id="277" w:author="Renato Dourado Maia" w:date="2018-05-19T21:20:00Z">
        <w:r w:rsidDel="00A74165">
          <w:rPr>
            <w:sz w:val="24"/>
            <w:szCs w:val="24"/>
          </w:rPr>
          <w:delText xml:space="preserve">à </w:delText>
        </w:r>
      </w:del>
      <w:ins w:id="278" w:author="Renato Dourado Maia" w:date="2018-05-19T21:20:00Z">
        <w:r w:rsidR="00A74165">
          <w:rPr>
            <w:sz w:val="24"/>
            <w:szCs w:val="24"/>
          </w:rPr>
          <w:t xml:space="preserve">a </w:t>
        </w:r>
      </w:ins>
      <w:r>
        <w:rPr>
          <w:sz w:val="24"/>
          <w:szCs w:val="24"/>
        </w:rPr>
        <w:t>partir de 2003, com atuação sob a licença BSD. Alguns exemplos de gráficos podem ser vistos na figura 16.</w:t>
      </w:r>
    </w:p>
    <w:p w14:paraId="00AECE90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4D371F96" w14:textId="77777777" w:rsidR="00E26083" w:rsidRDefault="00F46FC8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D0B6E69" wp14:editId="0A9759C9">
            <wp:extent cx="3795123" cy="2268037"/>
            <wp:effectExtent l="0" t="0" r="0" b="0"/>
            <wp:docPr id="59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123" cy="2268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39CF3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0"/>
          <w:szCs w:val="20"/>
        </w:rPr>
        <w:t xml:space="preserve">FIGURA 16: Exemplos de gráficos produzidos com a biblioteca </w:t>
      </w:r>
      <w:proofErr w:type="spellStart"/>
      <w:r>
        <w:rPr>
          <w:sz w:val="20"/>
          <w:szCs w:val="20"/>
        </w:rPr>
        <w:t>Matplotlib</w:t>
      </w:r>
      <w:proofErr w:type="spellEnd"/>
      <w:r>
        <w:rPr>
          <w:sz w:val="20"/>
          <w:szCs w:val="20"/>
        </w:rPr>
        <w:t>.</w:t>
      </w:r>
    </w:p>
    <w:p w14:paraId="29690B51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Fonte: </w:t>
      </w:r>
      <w:proofErr w:type="spellStart"/>
      <w:r>
        <w:rPr>
          <w:sz w:val="20"/>
          <w:szCs w:val="20"/>
        </w:rPr>
        <w:t>Matplotlib</w:t>
      </w:r>
      <w:proofErr w:type="spellEnd"/>
      <w:r>
        <w:rPr>
          <w:sz w:val="20"/>
          <w:szCs w:val="20"/>
        </w:rPr>
        <w:t xml:space="preserve"> (https://matplotlib.org/users/screenshots.html -adaptada)</w:t>
      </w:r>
    </w:p>
    <w:p w14:paraId="3DE3F1A0" w14:textId="77777777" w:rsidR="00E26083" w:rsidRDefault="00E26083">
      <w:pPr>
        <w:spacing w:line="360" w:lineRule="auto"/>
        <w:rPr>
          <w:sz w:val="20"/>
          <w:szCs w:val="20"/>
        </w:rPr>
      </w:pPr>
    </w:p>
    <w:p w14:paraId="6CB960BD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uma biblioteca de produção de gráficos em 2D para Python, com capacidade de gerar, além de gráficos de linhas, histogramas, espectros de potência, gráficos de barra, erros e dispersão (MATPLOTLIB.ORG, 2018). </w:t>
      </w:r>
    </w:p>
    <w:p w14:paraId="1EC115CB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trabalhos em 3D existe a possibilidade de instalação </w:t>
      </w:r>
      <w:proofErr w:type="gramStart"/>
      <w:r>
        <w:rPr>
          <w:sz w:val="24"/>
          <w:szCs w:val="24"/>
        </w:rPr>
        <w:t>da kit</w:t>
      </w:r>
      <w:proofErr w:type="gramEnd"/>
      <w:r>
        <w:rPr>
          <w:sz w:val="24"/>
          <w:szCs w:val="24"/>
        </w:rPr>
        <w:t xml:space="preserve"> de ferramenta mplot3d.</w:t>
      </w:r>
    </w:p>
    <w:p w14:paraId="706DCC35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3F4007B0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1673BD49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713164E5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0EF89B0F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2.3.9.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Bokeh</w:t>
      </w:r>
      <w:proofErr w:type="spellEnd"/>
    </w:p>
    <w:p w14:paraId="72613748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1692C523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Assim como a </w:t>
      </w:r>
      <w:proofErr w:type="spellStart"/>
      <w:r>
        <w:rPr>
          <w:sz w:val="24"/>
          <w:szCs w:val="24"/>
        </w:rPr>
        <w:t>Matplotlib</w:t>
      </w:r>
      <w:proofErr w:type="spellEnd"/>
      <w:r>
        <w:rPr>
          <w:sz w:val="24"/>
          <w:szCs w:val="24"/>
        </w:rPr>
        <w:t xml:space="preserve">, a biblioteca </w:t>
      </w:r>
      <w:proofErr w:type="spellStart"/>
      <w:r>
        <w:rPr>
          <w:sz w:val="24"/>
          <w:szCs w:val="24"/>
        </w:rPr>
        <w:t>Bokeh</w:t>
      </w:r>
      <w:proofErr w:type="spellEnd"/>
      <w:del w:id="279" w:author="Renato Dourado Maia" w:date="2018-05-19T21:21:00Z">
        <w:r w:rsidDel="00A74165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possui a finalidade de criação de gráficos. A diferença é sua capacidade em gerar gráficos interativos sendo criados como objetos HTML, ou seja, são criados com a possibilidade de serem usados em navegadores web (BOKEH, 2018).</w:t>
      </w:r>
    </w:p>
    <w:p w14:paraId="17A18C7C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figura 17</w:t>
      </w:r>
      <w:del w:id="280" w:author="Renato Dourado Maia" w:date="2018-05-19T21:21:00Z">
        <w:r w:rsidDel="00A74165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apresenta alguns exemplos:</w:t>
      </w:r>
    </w:p>
    <w:p w14:paraId="2B973070" w14:textId="77777777" w:rsidR="00E26083" w:rsidRDefault="00E26083">
      <w:pPr>
        <w:spacing w:line="360" w:lineRule="auto"/>
        <w:rPr>
          <w:sz w:val="24"/>
          <w:szCs w:val="24"/>
        </w:rPr>
      </w:pPr>
    </w:p>
    <w:p w14:paraId="622A05C9" w14:textId="77777777" w:rsidR="00E26083" w:rsidRDefault="00F46FC8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B5C2ADD" wp14:editId="49E55EFD">
            <wp:extent cx="3834788" cy="1871958"/>
            <wp:effectExtent l="0" t="0" r="0" b="0"/>
            <wp:docPr id="35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4788" cy="1871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CECB4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FIGURA 17: Exemplos de gráficos criados com a biblioteca </w:t>
      </w:r>
      <w:proofErr w:type="spellStart"/>
      <w:r>
        <w:rPr>
          <w:sz w:val="20"/>
          <w:szCs w:val="20"/>
        </w:rPr>
        <w:t>Bokeh</w:t>
      </w:r>
      <w:proofErr w:type="spellEnd"/>
      <w:r>
        <w:rPr>
          <w:sz w:val="20"/>
          <w:szCs w:val="20"/>
        </w:rPr>
        <w:t>.</w:t>
      </w:r>
    </w:p>
    <w:p w14:paraId="33817275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Fonte: </w:t>
      </w:r>
      <w:proofErr w:type="spellStart"/>
      <w:r>
        <w:rPr>
          <w:sz w:val="20"/>
          <w:szCs w:val="20"/>
        </w:rPr>
        <w:t>Bokeh</w:t>
      </w:r>
      <w:proofErr w:type="spellEnd"/>
      <w:r>
        <w:rPr>
          <w:sz w:val="20"/>
          <w:szCs w:val="20"/>
        </w:rPr>
        <w:t xml:space="preserve"> (https://bokeh.pydata.org/en/latest/docs/gallery.html - adaptada)</w:t>
      </w:r>
    </w:p>
    <w:p w14:paraId="0810CDC5" w14:textId="77777777" w:rsidR="00E26083" w:rsidRDefault="00E26083">
      <w:pPr>
        <w:spacing w:line="360" w:lineRule="auto"/>
        <w:rPr>
          <w:sz w:val="24"/>
          <w:szCs w:val="24"/>
        </w:rPr>
      </w:pPr>
    </w:p>
    <w:p w14:paraId="07B2C6B0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também um projeto </w:t>
      </w:r>
      <w:r>
        <w:rPr>
          <w:i/>
          <w:sz w:val="24"/>
          <w:szCs w:val="24"/>
        </w:rPr>
        <w:t>open-</w:t>
      </w:r>
      <w:proofErr w:type="spellStart"/>
      <w:r>
        <w:rPr>
          <w:i/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e atua sob licença BSD.</w:t>
      </w:r>
    </w:p>
    <w:p w14:paraId="707D0E09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08906B64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2.4.</w:t>
      </w:r>
      <w:r>
        <w:rPr>
          <w:b/>
          <w:sz w:val="24"/>
          <w:szCs w:val="24"/>
        </w:rPr>
        <w:tab/>
      </w:r>
      <w:commentRangeStart w:id="281"/>
      <w:r>
        <w:rPr>
          <w:b/>
          <w:sz w:val="24"/>
          <w:szCs w:val="24"/>
        </w:rPr>
        <w:t>Questionário</w:t>
      </w:r>
      <w:commentRangeEnd w:id="281"/>
      <w:r w:rsidR="00A74165">
        <w:rPr>
          <w:rStyle w:val="Refdecomentrio"/>
        </w:rPr>
        <w:commentReference w:id="281"/>
      </w:r>
    </w:p>
    <w:p w14:paraId="27749DCB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3FD62CA5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O questionário aplicado neste estudo</w:t>
      </w:r>
      <w:del w:id="282" w:author="Renato Dourado Maia" w:date="2018-05-19T21:21:00Z">
        <w:r w:rsidDel="00A74165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foi desenvolvido através da plataforma da empresa Google, chamada Google </w:t>
      </w:r>
      <w:proofErr w:type="spellStart"/>
      <w:r>
        <w:rPr>
          <w:sz w:val="24"/>
          <w:szCs w:val="24"/>
        </w:rPr>
        <w:t>Forms</w:t>
      </w:r>
      <w:proofErr w:type="spellEnd"/>
      <w:r>
        <w:rPr>
          <w:sz w:val="24"/>
          <w:szCs w:val="24"/>
        </w:rPr>
        <w:t>, que foi escolhida pela facilidade de criação, envio e resgate das respostas. Foi disponibilizado durante os dias 20/04/2018 a 23/04/2018, obtendo 111 respostas.</w:t>
      </w:r>
    </w:p>
    <w:p w14:paraId="167B7CC0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As respostas foram coletadas e armazenadas em uma tabela através da própria plataforma e os usuários entrevistados foram escolhidos </w:t>
      </w:r>
      <w:proofErr w:type="gramStart"/>
      <w:r>
        <w:rPr>
          <w:sz w:val="24"/>
          <w:szCs w:val="24"/>
        </w:rPr>
        <w:t>aleatoriamente</w:t>
      </w:r>
      <w:proofErr w:type="gramEnd"/>
      <w:r>
        <w:rPr>
          <w:sz w:val="24"/>
          <w:szCs w:val="24"/>
        </w:rPr>
        <w:t xml:space="preserve"> mas todos com idade acima de dezoito anos.</w:t>
      </w:r>
    </w:p>
    <w:p w14:paraId="1A6D9E2E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Este questionário foi utilizado na quarta etapa deste trabalho, no que diz respeito a elaboração de um sistema de recomendação e busca.</w:t>
      </w:r>
    </w:p>
    <w:p w14:paraId="7A5A08AC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B0BB700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CAPÍTULO 3 RESULTADOS: APRESENTAÇÃO, ANÁLISE E DISCUSSÃO</w:t>
      </w:r>
    </w:p>
    <w:p w14:paraId="3B787968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17D64EBE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capítulo serão apresentadas as etapas de construção dos algoritmos,  que juntos constituem o sistema agregador. Este </w:t>
      </w:r>
      <w:proofErr w:type="gramStart"/>
      <w:r>
        <w:rPr>
          <w:sz w:val="24"/>
          <w:szCs w:val="24"/>
        </w:rPr>
        <w:t>sistema agregador objetiva</w:t>
      </w:r>
      <w:proofErr w:type="gramEnd"/>
      <w:r>
        <w:rPr>
          <w:sz w:val="24"/>
          <w:szCs w:val="24"/>
        </w:rPr>
        <w:t xml:space="preserve">, através dos dados de imóveis coletados em cinco sites de imobiliárias da </w:t>
      </w:r>
      <w:commentRangeStart w:id="283"/>
      <w:r>
        <w:rPr>
          <w:sz w:val="24"/>
          <w:szCs w:val="24"/>
        </w:rPr>
        <w:t>cidade de Montes Claros</w:t>
      </w:r>
      <w:commentRangeEnd w:id="283"/>
      <w:r w:rsidR="00E40A4B">
        <w:rPr>
          <w:rStyle w:val="Refdecomentrio"/>
        </w:rPr>
        <w:commentReference w:id="283"/>
      </w:r>
      <w:r>
        <w:rPr>
          <w:sz w:val="24"/>
          <w:szCs w:val="24"/>
        </w:rPr>
        <w:t xml:space="preserve">, fornecer estimativas de preços, gráficos de análises, recomendação e busca, com base na característica de cada imóvel.     </w:t>
      </w:r>
    </w:p>
    <w:p w14:paraId="13979F33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É composto por quatro algoritmos principais, sendo eles:</w:t>
      </w:r>
    </w:p>
    <w:p w14:paraId="3AC328A4" w14:textId="77777777" w:rsidR="00E26083" w:rsidRDefault="00F46FC8">
      <w:pPr>
        <w:numPr>
          <w:ilvl w:val="0"/>
          <w:numId w:val="19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Rastreador web.</w:t>
      </w:r>
    </w:p>
    <w:p w14:paraId="6BFAEF7F" w14:textId="77777777" w:rsidR="00E26083" w:rsidRDefault="00F46FC8">
      <w:pPr>
        <w:numPr>
          <w:ilvl w:val="0"/>
          <w:numId w:val="19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Sistema de regressão.</w:t>
      </w:r>
    </w:p>
    <w:p w14:paraId="14C2C5C3" w14:textId="77777777" w:rsidR="00E26083" w:rsidRDefault="00F46FC8">
      <w:pPr>
        <w:numPr>
          <w:ilvl w:val="0"/>
          <w:numId w:val="19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Sistema de recomendação e busca.</w:t>
      </w:r>
    </w:p>
    <w:p w14:paraId="0F298F9A" w14:textId="77777777" w:rsidR="00E26083" w:rsidRDefault="00F46FC8">
      <w:pPr>
        <w:numPr>
          <w:ilvl w:val="0"/>
          <w:numId w:val="19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Análise exploratória do conjunto de dados.</w:t>
      </w:r>
    </w:p>
    <w:p w14:paraId="4876BE8B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Através da </w:t>
      </w:r>
      <w:commentRangeStart w:id="284"/>
      <w:r>
        <w:rPr>
          <w:sz w:val="24"/>
          <w:szCs w:val="24"/>
        </w:rPr>
        <w:t>figura abaixo</w:t>
      </w:r>
      <w:commentRangeEnd w:id="284"/>
      <w:r w:rsidR="00E40A4B">
        <w:rPr>
          <w:rStyle w:val="Refdecomentrio"/>
        </w:rPr>
        <w:commentReference w:id="284"/>
      </w:r>
      <w:r>
        <w:rPr>
          <w:sz w:val="24"/>
          <w:szCs w:val="24"/>
        </w:rPr>
        <w:t>, é apresentada o fluxograma do funcionamento de cada algoritmo:</w:t>
      </w:r>
    </w:p>
    <w:p w14:paraId="0E78ABCC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66367A8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F79EFBD" wp14:editId="03EF3214">
            <wp:extent cx="5762850" cy="3060700"/>
            <wp:effectExtent l="0" t="0" r="0" b="0"/>
            <wp:docPr id="2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C7ADC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FIGURA 18: Fluxogramas das aplicações. a) Fluxograma do sistema de recomendação e busca. b) Fluxograma sistema de regressão. c) Fluxograma de análise exploratória do conjunto de dados.</w:t>
      </w:r>
    </w:p>
    <w:p w14:paraId="1E523A2B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Fonte: O Autor</w:t>
      </w:r>
    </w:p>
    <w:p w14:paraId="538E3AFE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127A0508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6E1FC6D1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541B21A2" w14:textId="77777777" w:rsidR="00E26083" w:rsidRDefault="00E26083">
      <w:pPr>
        <w:spacing w:line="360" w:lineRule="auto"/>
        <w:jc w:val="both"/>
        <w:rPr>
          <w:b/>
          <w:sz w:val="24"/>
          <w:szCs w:val="24"/>
        </w:rPr>
      </w:pPr>
    </w:p>
    <w:p w14:paraId="2FE6184C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3.1.</w:t>
      </w:r>
      <w:r>
        <w:rPr>
          <w:b/>
          <w:sz w:val="24"/>
          <w:szCs w:val="24"/>
        </w:rPr>
        <w:tab/>
        <w:t xml:space="preserve">Rastreador Web </w:t>
      </w:r>
    </w:p>
    <w:p w14:paraId="293EEA49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6DAEC1B7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rastreador web é a parte do sistema responsável por obter e salvar as </w:t>
      </w:r>
      <w:commentRangeStart w:id="285"/>
      <w:r>
        <w:rPr>
          <w:sz w:val="24"/>
          <w:szCs w:val="24"/>
        </w:rPr>
        <w:t>informações</w:t>
      </w:r>
      <w:commentRangeEnd w:id="285"/>
      <w:r w:rsidR="00E40A4B">
        <w:rPr>
          <w:rStyle w:val="Refdecomentrio"/>
        </w:rPr>
        <w:commentReference w:id="285"/>
      </w:r>
      <w:r>
        <w:rPr>
          <w:sz w:val="24"/>
          <w:szCs w:val="24"/>
        </w:rPr>
        <w:t xml:space="preserve"> disponibilizadas pelos sites das empresas imobiliárias.</w:t>
      </w:r>
    </w:p>
    <w:p w14:paraId="644A897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Foram escolhidos cinco sites, os quais possuíam a maior quantidade de imóveis cadastrados, para atuação do rastreador, o que gerou cinco </w:t>
      </w:r>
      <w:r>
        <w:rPr>
          <w:i/>
          <w:sz w:val="24"/>
          <w:szCs w:val="24"/>
        </w:rPr>
        <w:t>scripts</w:t>
      </w:r>
      <w:r>
        <w:rPr>
          <w:sz w:val="24"/>
          <w:szCs w:val="24"/>
        </w:rPr>
        <w:t xml:space="preserve"> em linguagem Python, utilizando as bibliotecas </w:t>
      </w:r>
      <w:proofErr w:type="spellStart"/>
      <w:r>
        <w:rPr>
          <w:sz w:val="24"/>
          <w:szCs w:val="24"/>
        </w:rPr>
        <w:t>BeautifulSoup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, para a aplicação. </w:t>
      </w:r>
    </w:p>
    <w:p w14:paraId="1A8830A3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lógica para o </w:t>
      </w:r>
      <w:r>
        <w:rPr>
          <w:i/>
          <w:sz w:val="24"/>
          <w:szCs w:val="24"/>
        </w:rPr>
        <w:t>script</w:t>
      </w:r>
      <w:r>
        <w:rPr>
          <w:sz w:val="24"/>
          <w:szCs w:val="24"/>
        </w:rPr>
        <w:t xml:space="preserve"> de elaboração do sistema rastreador é apresentada na figura 19:</w:t>
      </w:r>
    </w:p>
    <w:p w14:paraId="75BE9C9A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2C8AB369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A60EC08" wp14:editId="434B9C50">
            <wp:extent cx="4914900" cy="2143125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119989" w14:textId="77777777" w:rsidR="00E26083" w:rsidRDefault="00F46FC8">
      <w:pPr>
        <w:spacing w:line="240" w:lineRule="auto"/>
        <w:ind w:firstLine="720"/>
        <w:jc w:val="both"/>
        <w:rPr>
          <w:sz w:val="20"/>
          <w:szCs w:val="20"/>
        </w:rPr>
      </w:pPr>
      <w:commentRangeStart w:id="286"/>
      <w:r>
        <w:rPr>
          <w:sz w:val="20"/>
          <w:szCs w:val="20"/>
        </w:rPr>
        <w:t>FIGURA 19</w:t>
      </w:r>
      <w:commentRangeEnd w:id="286"/>
      <w:r w:rsidR="00E40A4B">
        <w:rPr>
          <w:rStyle w:val="Refdecomentrio"/>
        </w:rPr>
        <w:commentReference w:id="286"/>
      </w:r>
      <w:r>
        <w:rPr>
          <w:sz w:val="20"/>
          <w:szCs w:val="20"/>
        </w:rPr>
        <w:t>: Script rastreador web.</w:t>
      </w:r>
    </w:p>
    <w:p w14:paraId="1E3C072C" w14:textId="77777777" w:rsidR="00E26083" w:rsidRDefault="00F46FC8">
      <w:pPr>
        <w:spacing w:line="240" w:lineRule="auto"/>
        <w:ind w:firstLine="720"/>
        <w:jc w:val="both"/>
        <w:rPr>
          <w:color w:val="FF0000"/>
          <w:sz w:val="20"/>
          <w:szCs w:val="20"/>
        </w:rPr>
      </w:pPr>
      <w:r>
        <w:rPr>
          <w:sz w:val="20"/>
          <w:szCs w:val="20"/>
        </w:rPr>
        <w:t>Fonte: O Autor</w:t>
      </w:r>
    </w:p>
    <w:p w14:paraId="7FEBD3C2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1527C333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Primeiro são adicionadas as bibliotecas, sendo que a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, através do método </w:t>
      </w:r>
      <w:proofErr w:type="spellStart"/>
      <w:r>
        <w:rPr>
          <w:i/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, é responsável por acessar a página web, </w:t>
      </w:r>
      <w:commentRangeStart w:id="287"/>
      <w:r>
        <w:rPr>
          <w:sz w:val="24"/>
          <w:szCs w:val="24"/>
        </w:rPr>
        <w:t xml:space="preserve">onde </w:t>
      </w:r>
      <w:commentRangeEnd w:id="287"/>
      <w:r w:rsidR="00E40A4B">
        <w:rPr>
          <w:rStyle w:val="Refdecomentrio"/>
        </w:rPr>
        <w:commentReference w:id="287"/>
      </w:r>
      <w:r>
        <w:rPr>
          <w:sz w:val="24"/>
          <w:szCs w:val="24"/>
        </w:rPr>
        <w:t>seu conteúdo é  armazenado na variável intitulada ‘link’.</w:t>
      </w:r>
    </w:p>
    <w:p w14:paraId="3178299C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À variável ‘</w:t>
      </w:r>
      <w:proofErr w:type="spellStart"/>
      <w:r>
        <w:rPr>
          <w:sz w:val="24"/>
          <w:szCs w:val="24"/>
        </w:rPr>
        <w:t>imovel</w:t>
      </w:r>
      <w:proofErr w:type="spellEnd"/>
      <w:r>
        <w:rPr>
          <w:sz w:val="24"/>
          <w:szCs w:val="24"/>
        </w:rPr>
        <w:t>’ é atribuíd</w:t>
      </w:r>
      <w:ins w:id="288" w:author="Renato Dourado Maia" w:date="2018-05-20T19:09:00Z">
        <w:r w:rsidR="00E40A4B">
          <w:rPr>
            <w:sz w:val="24"/>
            <w:szCs w:val="24"/>
          </w:rPr>
          <w:t>o</w:t>
        </w:r>
      </w:ins>
      <w:del w:id="289" w:author="Renato Dourado Maia" w:date="2018-05-20T19:09:00Z">
        <w:r w:rsidDel="00E40A4B">
          <w:rPr>
            <w:sz w:val="24"/>
            <w:szCs w:val="24"/>
          </w:rPr>
          <w:delText>a</w:delText>
        </w:r>
      </w:del>
      <w:r>
        <w:rPr>
          <w:sz w:val="24"/>
          <w:szCs w:val="24"/>
        </w:rPr>
        <w:t xml:space="preserve"> um objeto da classe </w:t>
      </w:r>
      <w:proofErr w:type="spellStart"/>
      <w:r>
        <w:rPr>
          <w:sz w:val="24"/>
          <w:szCs w:val="24"/>
        </w:rPr>
        <w:t>BeautifulSoup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renomeada</w:t>
      </w:r>
      <w:del w:id="290" w:author="Renato Dourado Maia" w:date="2018-05-20T19:09:00Z">
        <w:r w:rsidDel="00E40A4B">
          <w:rPr>
            <w:sz w:val="24"/>
            <w:szCs w:val="24"/>
          </w:rPr>
          <w:delText xml:space="preserve"> </w:delText>
        </w:r>
      </w:del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bs</w:t>
      </w:r>
      <w:proofErr w:type="spellEnd"/>
      <w:r>
        <w:rPr>
          <w:sz w:val="24"/>
          <w:szCs w:val="24"/>
        </w:rPr>
        <w:t xml:space="preserve"> para melhor legibilidade do código.</w:t>
      </w:r>
    </w:p>
    <w:p w14:paraId="69E11458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criação do objeto são passados como parâmetros o conteúdo textual da variável ‘link’ e o tipo de </w:t>
      </w:r>
      <w:proofErr w:type="spellStart"/>
      <w:r>
        <w:rPr>
          <w:sz w:val="24"/>
          <w:szCs w:val="24"/>
        </w:rPr>
        <w:t>parser</w:t>
      </w:r>
      <w:proofErr w:type="spellEnd"/>
      <w:r>
        <w:rPr>
          <w:sz w:val="24"/>
          <w:szCs w:val="24"/>
        </w:rPr>
        <w:t xml:space="preserve">, ou seja, o tipo de estrutura de arquivo que o </w:t>
      </w:r>
      <w:proofErr w:type="spellStart"/>
      <w:r>
        <w:rPr>
          <w:sz w:val="24"/>
          <w:szCs w:val="24"/>
        </w:rPr>
        <w:t>parser</w:t>
      </w:r>
      <w:proofErr w:type="spellEnd"/>
      <w:r>
        <w:rPr>
          <w:sz w:val="24"/>
          <w:szCs w:val="24"/>
        </w:rPr>
        <w:t xml:space="preserve"> deve atuar, neste caso um arquivo do tipo HTML.</w:t>
      </w:r>
    </w:p>
    <w:p w14:paraId="7AD66987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 acordo com o dicionário Collins (2018), um </w:t>
      </w:r>
      <w:proofErr w:type="spellStart"/>
      <w:r>
        <w:rPr>
          <w:sz w:val="24"/>
          <w:szCs w:val="24"/>
        </w:rPr>
        <w:t>parser</w:t>
      </w:r>
      <w:proofErr w:type="spellEnd"/>
      <w:r>
        <w:rPr>
          <w:sz w:val="24"/>
          <w:szCs w:val="24"/>
        </w:rPr>
        <w:t xml:space="preserve"> é um programa capaz de interpretar os dados de entrada, reconhecendo palavras chave e analisando sua estrutura.</w:t>
      </w:r>
    </w:p>
    <w:p w14:paraId="0E9B600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 classe denominada </w:t>
      </w:r>
      <w:proofErr w:type="spellStart"/>
      <w:r>
        <w:rPr>
          <w:sz w:val="24"/>
          <w:szCs w:val="24"/>
        </w:rPr>
        <w:t>BeautifulSoup</w:t>
      </w:r>
      <w:proofErr w:type="spellEnd"/>
      <w:r>
        <w:rPr>
          <w:sz w:val="24"/>
          <w:szCs w:val="24"/>
        </w:rPr>
        <w:t xml:space="preserve"> é utilizado também o método ‘</w:t>
      </w:r>
      <w:proofErr w:type="spellStart"/>
      <w:r>
        <w:rPr>
          <w:sz w:val="24"/>
          <w:szCs w:val="24"/>
        </w:rPr>
        <w:t>find_all</w:t>
      </w:r>
      <w:proofErr w:type="spellEnd"/>
      <w:r>
        <w:rPr>
          <w:sz w:val="24"/>
          <w:szCs w:val="24"/>
        </w:rPr>
        <w:t xml:space="preserve">’, responsável por buscar as informações das </w:t>
      </w:r>
      <w:proofErr w:type="spellStart"/>
      <w:r>
        <w:rPr>
          <w:i/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definidas pelo usuário de acordo com a forma com que são disponibilizadas no </w:t>
      </w:r>
      <w:r>
        <w:rPr>
          <w:i/>
          <w:sz w:val="24"/>
          <w:szCs w:val="24"/>
        </w:rPr>
        <w:t>site</w:t>
      </w:r>
      <w:r>
        <w:rPr>
          <w:sz w:val="24"/>
          <w:szCs w:val="24"/>
        </w:rPr>
        <w:t>.</w:t>
      </w:r>
    </w:p>
    <w:p w14:paraId="79BF82F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estudo, as </w:t>
      </w:r>
      <w:proofErr w:type="spellStart"/>
      <w:r>
        <w:rPr>
          <w:i/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escolhidas para rastreamento foram as que apresentavam as características dos apartamentos, como bairro, quantidade de quartos, banheiros e vagas de garagem, além da área e o valor de venda.</w:t>
      </w:r>
    </w:p>
    <w:p w14:paraId="430F63AB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figura 20</w:t>
      </w:r>
      <w:del w:id="291" w:author="Renato Dourado Maia" w:date="2018-05-20T19:10:00Z">
        <w:r w:rsidDel="00E40A4B">
          <w:rPr>
            <w:sz w:val="24"/>
            <w:szCs w:val="24"/>
          </w:rPr>
          <w:delText>, abaixo,</w:delText>
        </w:r>
      </w:del>
      <w:r>
        <w:rPr>
          <w:sz w:val="24"/>
          <w:szCs w:val="24"/>
        </w:rPr>
        <w:t xml:space="preserve"> exemplifica como os marcadores são disponibilizados e podem ser </w:t>
      </w:r>
      <w:commentRangeStart w:id="292"/>
      <w:r>
        <w:rPr>
          <w:sz w:val="24"/>
          <w:szCs w:val="24"/>
        </w:rPr>
        <w:t>encontrad</w:t>
      </w:r>
      <w:ins w:id="293" w:author="Renato Dourado Maia" w:date="2018-05-20T19:11:00Z">
        <w:r w:rsidR="00E40A4B">
          <w:rPr>
            <w:sz w:val="24"/>
            <w:szCs w:val="24"/>
          </w:rPr>
          <w:t>o</w:t>
        </w:r>
      </w:ins>
      <w:del w:id="294" w:author="Renato Dourado Maia" w:date="2018-05-20T19:11:00Z">
        <w:r w:rsidDel="00E40A4B">
          <w:rPr>
            <w:sz w:val="24"/>
            <w:szCs w:val="24"/>
          </w:rPr>
          <w:delText>a</w:delText>
        </w:r>
      </w:del>
      <w:r>
        <w:rPr>
          <w:sz w:val="24"/>
          <w:szCs w:val="24"/>
        </w:rPr>
        <w:t xml:space="preserve">s </w:t>
      </w:r>
      <w:commentRangeEnd w:id="292"/>
      <w:r w:rsidR="00E40A4B">
        <w:rPr>
          <w:rStyle w:val="Refdecomentrio"/>
        </w:rPr>
        <w:commentReference w:id="292"/>
      </w:r>
      <w:r>
        <w:rPr>
          <w:sz w:val="24"/>
          <w:szCs w:val="24"/>
        </w:rPr>
        <w:t xml:space="preserve">quando </w:t>
      </w:r>
      <w:proofErr w:type="gramStart"/>
      <w:r>
        <w:rPr>
          <w:sz w:val="24"/>
          <w:szCs w:val="24"/>
        </w:rPr>
        <w:t>efetua-se</w:t>
      </w:r>
      <w:proofErr w:type="gramEnd"/>
      <w:r>
        <w:rPr>
          <w:sz w:val="24"/>
          <w:szCs w:val="24"/>
        </w:rPr>
        <w:t xml:space="preserve"> uma exploração do código HTML da página</w:t>
      </w:r>
      <w:ins w:id="295" w:author="Renato Dourado Maia" w:date="2018-05-20T19:11:00Z">
        <w:r w:rsidR="00E40A4B">
          <w:rPr>
            <w:sz w:val="24"/>
            <w:szCs w:val="24"/>
          </w:rPr>
          <w:t>.</w:t>
        </w:r>
      </w:ins>
      <w:del w:id="296" w:author="Renato Dourado Maia" w:date="2018-05-20T19:11:00Z">
        <w:r w:rsidDel="00E40A4B">
          <w:rPr>
            <w:sz w:val="24"/>
            <w:szCs w:val="24"/>
          </w:rPr>
          <w:delText>:</w:delText>
        </w:r>
      </w:del>
    </w:p>
    <w:p w14:paraId="406F645F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0C6A74C5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6B885C0" wp14:editId="2FEFE4AD">
            <wp:extent cx="4172925" cy="2546646"/>
            <wp:effectExtent l="0" t="0" r="0" b="0"/>
            <wp:docPr id="37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2925" cy="2546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E5E63" w14:textId="77777777" w:rsidR="00E26083" w:rsidRDefault="00F46FC8">
      <w:pPr>
        <w:spacing w:line="240" w:lineRule="auto"/>
        <w:ind w:left="720"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FIGURA 20: Exemplo de busca de </w:t>
      </w:r>
      <w:proofErr w:type="spellStart"/>
      <w:r>
        <w:rPr>
          <w:i/>
          <w:sz w:val="20"/>
          <w:szCs w:val="20"/>
        </w:rPr>
        <w:t>tags</w:t>
      </w:r>
      <w:proofErr w:type="spellEnd"/>
      <w:r>
        <w:rPr>
          <w:sz w:val="20"/>
          <w:szCs w:val="20"/>
        </w:rPr>
        <w:t xml:space="preserve"> para rastreador web</w:t>
      </w:r>
    </w:p>
    <w:p w14:paraId="2147FE58" w14:textId="77777777" w:rsidR="00E26083" w:rsidRDefault="00F46FC8">
      <w:pPr>
        <w:spacing w:line="240" w:lineRule="auto"/>
        <w:ind w:left="720"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Fonte: O Autor </w:t>
      </w:r>
    </w:p>
    <w:p w14:paraId="61F52B8A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15944878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Com estes dados em mãos, a busca dos dados se dará de acordo com a figura 21:</w:t>
      </w:r>
    </w:p>
    <w:p w14:paraId="74ACD651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25A6E082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1249718" wp14:editId="13C529D2">
            <wp:extent cx="3996713" cy="870395"/>
            <wp:effectExtent l="0" t="0" r="0" b="0"/>
            <wp:docPr id="54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6713" cy="870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F911A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ab/>
        <w:t xml:space="preserve">       </w:t>
      </w:r>
      <w:r>
        <w:rPr>
          <w:sz w:val="20"/>
          <w:szCs w:val="20"/>
        </w:rPr>
        <w:tab/>
        <w:t xml:space="preserve">FIGURA 21: Exemplo de definição das </w:t>
      </w:r>
      <w:proofErr w:type="spellStart"/>
      <w:r>
        <w:rPr>
          <w:sz w:val="20"/>
          <w:szCs w:val="20"/>
        </w:rPr>
        <w:t>tags</w:t>
      </w:r>
      <w:proofErr w:type="spellEnd"/>
      <w:r>
        <w:rPr>
          <w:sz w:val="20"/>
          <w:szCs w:val="20"/>
        </w:rPr>
        <w:t xml:space="preserve"> para busca dos dados. </w:t>
      </w:r>
    </w:p>
    <w:p w14:paraId="206E5CED" w14:textId="77777777" w:rsidR="00E26083" w:rsidRDefault="00F46FC8">
      <w:p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ab/>
        <w:t xml:space="preserve">       </w:t>
      </w:r>
      <w:r>
        <w:rPr>
          <w:sz w:val="20"/>
          <w:szCs w:val="20"/>
        </w:rPr>
        <w:tab/>
        <w:t>Fonte: O Autor</w:t>
      </w:r>
    </w:p>
    <w:p w14:paraId="44EFB8B4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final todos os dados obtidos foram armazenados em um banco de dados no software MySQL, através da biblioteca </w:t>
      </w:r>
      <w:proofErr w:type="spellStart"/>
      <w:proofErr w:type="gramStart"/>
      <w:r>
        <w:rPr>
          <w:sz w:val="24"/>
          <w:szCs w:val="24"/>
        </w:rPr>
        <w:t>mysql.connector</w:t>
      </w:r>
      <w:proofErr w:type="spellEnd"/>
      <w:proofErr w:type="gramEnd"/>
      <w:r>
        <w:rPr>
          <w:sz w:val="24"/>
          <w:szCs w:val="24"/>
        </w:rPr>
        <w:t>, que como o nome mostra, cria</w:t>
      </w:r>
      <w:del w:id="297" w:author="Renato Dourado Maia" w:date="2018-05-20T19:12:00Z">
        <w:r w:rsidDel="00E40A4B">
          <w:rPr>
            <w:sz w:val="24"/>
            <w:szCs w:val="24"/>
          </w:rPr>
          <w:delText>r</w:delText>
        </w:r>
      </w:del>
      <w:r>
        <w:rPr>
          <w:sz w:val="24"/>
          <w:szCs w:val="24"/>
        </w:rPr>
        <w:t xml:space="preserve"> uma conexão com o servidor de banco de dados.</w:t>
      </w:r>
    </w:p>
    <w:p w14:paraId="3B8DAB9B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código para armazenamento é exemplificado na figura 22:</w:t>
      </w:r>
    </w:p>
    <w:p w14:paraId="44FD2775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3EDF9EA7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DE21650" wp14:editId="357EB74E">
            <wp:extent cx="5734050" cy="1689100"/>
            <wp:effectExtent l="0" t="0" r="0" b="0"/>
            <wp:docPr id="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63CC5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FIGURA 22: Código para armazenamento dos dados.</w:t>
      </w:r>
    </w:p>
    <w:p w14:paraId="6CE60BB5" w14:textId="77777777" w:rsidR="00E26083" w:rsidRDefault="00F46FC8">
      <w:pPr>
        <w:spacing w:line="240" w:lineRule="auto"/>
        <w:jc w:val="both"/>
        <w:rPr>
          <w:color w:val="FF0000"/>
          <w:sz w:val="20"/>
          <w:szCs w:val="20"/>
        </w:rPr>
      </w:pPr>
      <w:r>
        <w:rPr>
          <w:sz w:val="20"/>
          <w:szCs w:val="20"/>
        </w:rPr>
        <w:t xml:space="preserve">    Fonte: O Autor</w:t>
      </w:r>
    </w:p>
    <w:p w14:paraId="505C1D28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78D771D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Importam-se as bibliotecas para conexão no servidor MySQL e para obtenção da data corrente, através da biblioteca </w:t>
      </w:r>
      <w:proofErr w:type="spellStart"/>
      <w:r>
        <w:rPr>
          <w:sz w:val="24"/>
          <w:szCs w:val="24"/>
        </w:rPr>
        <w:t>datetime</w:t>
      </w:r>
      <w:proofErr w:type="spellEnd"/>
      <w:r>
        <w:rPr>
          <w:sz w:val="24"/>
          <w:szCs w:val="24"/>
        </w:rPr>
        <w:t>.</w:t>
      </w:r>
    </w:p>
    <w:p w14:paraId="7C37AEBB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À variável ‘conector’ atribui-se um objeto </w:t>
      </w:r>
      <w:proofErr w:type="spellStart"/>
      <w:proofErr w:type="gramStart"/>
      <w:r>
        <w:rPr>
          <w:sz w:val="24"/>
          <w:szCs w:val="24"/>
        </w:rPr>
        <w:t>mysql.connector</w:t>
      </w:r>
      <w:proofErr w:type="spellEnd"/>
      <w:proofErr w:type="gramEnd"/>
      <w:r>
        <w:rPr>
          <w:sz w:val="24"/>
          <w:szCs w:val="24"/>
        </w:rPr>
        <w:t>, que recebe como parâmetros, o nome do usuário, senha, endereço do servidor e nome do banco de dados.</w:t>
      </w:r>
    </w:p>
    <w:p w14:paraId="7F37238E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criada a conexão, a variável ‘cursor’ recebe um objeto do tipo </w:t>
      </w:r>
      <w:proofErr w:type="spellStart"/>
      <w:proofErr w:type="gramStart"/>
      <w:r>
        <w:rPr>
          <w:sz w:val="24"/>
          <w:szCs w:val="24"/>
        </w:rPr>
        <w:t>conector.cursor</w:t>
      </w:r>
      <w:proofErr w:type="spellEnd"/>
      <w:proofErr w:type="gramEnd"/>
      <w:r>
        <w:rPr>
          <w:sz w:val="24"/>
          <w:szCs w:val="24"/>
        </w:rPr>
        <w:t>, responsável por apontar para uma determinada linha na tabela SQL e executar uma ação.</w:t>
      </w:r>
    </w:p>
    <w:p w14:paraId="015C06E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Com todos os elementos obtidos na página é feita uma iteração, conforme linhas 8 e 9, executando uma solicitação de inserção de dados, conforme linhas 10 e 11.</w:t>
      </w:r>
    </w:p>
    <w:p w14:paraId="4280CF2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cada inserção é efetuado um comando ‘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>’, linha 13, para conclusão deste processo na tabela.</w:t>
      </w:r>
    </w:p>
    <w:p w14:paraId="6298478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Após todos os elementos serem inseridos na tabela, a conexão com o banco de dados é fechada</w:t>
      </w:r>
      <w:ins w:id="298" w:author="Renato Dourado Maia" w:date="2018-05-20T19:12:00Z">
        <w:r w:rsidR="00E40A4B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conforme comando definido na linha 14. As tabelas criadas no banco de dados possuem a estrutura apresentada na figura 23:</w:t>
      </w:r>
    </w:p>
    <w:p w14:paraId="06FD50CD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3F118FE1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94B06AC" wp14:editId="2E4BDE6F">
            <wp:extent cx="3382350" cy="1585212"/>
            <wp:effectExtent l="0" t="0" r="0" b="0"/>
            <wp:docPr id="38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2350" cy="1585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9888D" w14:textId="77777777" w:rsidR="00E26083" w:rsidRDefault="00F46FC8">
      <w:pPr>
        <w:spacing w:line="240" w:lineRule="auto"/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  <w:t xml:space="preserve">        FIGURA 23: Estrutura de criação da tabela no servidor MySQL.</w:t>
      </w:r>
      <w:r>
        <w:rPr>
          <w:sz w:val="20"/>
          <w:szCs w:val="20"/>
        </w:rPr>
        <w:tab/>
      </w:r>
    </w:p>
    <w:p w14:paraId="11884C96" w14:textId="77777777" w:rsidR="00E26083" w:rsidRDefault="00F46FC8">
      <w:pPr>
        <w:spacing w:line="240" w:lineRule="auto"/>
        <w:ind w:firstLine="720"/>
        <w:jc w:val="both"/>
        <w:rPr>
          <w:color w:val="FF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  <w:t xml:space="preserve">        Fonte: O Autor</w:t>
      </w:r>
    </w:p>
    <w:p w14:paraId="34EED548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49790D3D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Finalizadas as inserções de dados, </w:t>
      </w:r>
      <w:del w:id="299" w:author="Renato Dourado Maia" w:date="2018-05-20T19:12:00Z">
        <w:r w:rsidDel="00E40A4B">
          <w:rPr>
            <w:sz w:val="24"/>
            <w:szCs w:val="24"/>
          </w:rPr>
          <w:delText>gerou-se</w:delText>
        </w:r>
      </w:del>
      <w:ins w:id="300" w:author="Renato Dourado Maia" w:date="2018-05-20T19:12:00Z">
        <w:r w:rsidR="00E40A4B">
          <w:rPr>
            <w:sz w:val="24"/>
            <w:szCs w:val="24"/>
          </w:rPr>
          <w:t>foram geradas</w:t>
        </w:r>
      </w:ins>
      <w:r>
        <w:rPr>
          <w:sz w:val="24"/>
          <w:szCs w:val="24"/>
        </w:rPr>
        <w:t xml:space="preserve"> cinco tabelas com o seguinte padrão:</w:t>
      </w:r>
    </w:p>
    <w:p w14:paraId="43FDAE15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760C3C0F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TABELA 1</w:t>
      </w:r>
    </w:p>
    <w:p w14:paraId="4E6902E2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Características dos imóveis</w:t>
      </w:r>
    </w:p>
    <w:tbl>
      <w:tblPr>
        <w:tblStyle w:val="a"/>
        <w:tblW w:w="9015" w:type="dxa"/>
        <w:jc w:val="center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35"/>
        <w:gridCol w:w="1185"/>
        <w:gridCol w:w="1665"/>
        <w:gridCol w:w="1215"/>
        <w:gridCol w:w="1410"/>
        <w:gridCol w:w="1395"/>
        <w:gridCol w:w="795"/>
        <w:gridCol w:w="915"/>
      </w:tblGrid>
      <w:tr w:rsidR="00E26083" w14:paraId="02E8CB7A" w14:textId="77777777">
        <w:trPr>
          <w:trHeight w:val="420"/>
          <w:jc w:val="center"/>
        </w:trPr>
        <w:tc>
          <w:tcPr>
            <w:tcW w:w="43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0869F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595888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DIA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A619E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BAIRRO</w:t>
            </w:r>
          </w:p>
        </w:tc>
        <w:tc>
          <w:tcPr>
            <w:tcW w:w="1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3D3546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QUARTOS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1944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BANHEIROS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130798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GARAGENS</w:t>
            </w: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171FD9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AREA</w:t>
            </w:r>
          </w:p>
        </w:tc>
        <w:tc>
          <w:tcPr>
            <w:tcW w:w="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D823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</w:t>
            </w:r>
          </w:p>
        </w:tc>
      </w:tr>
      <w:tr w:rsidR="00E26083" w14:paraId="3BBD2E64" w14:textId="77777777">
        <w:trPr>
          <w:jc w:val="center"/>
        </w:trPr>
        <w:tc>
          <w:tcPr>
            <w:tcW w:w="435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2BED8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185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02ECD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2018-04-02</w:t>
            </w:r>
          </w:p>
        </w:tc>
        <w:tc>
          <w:tcPr>
            <w:tcW w:w="1665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04025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Augusta Mota</w:t>
            </w:r>
          </w:p>
        </w:tc>
        <w:tc>
          <w:tcPr>
            <w:tcW w:w="1215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A4D5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410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4D9C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395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EFF10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795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BD4CA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90</w:t>
            </w:r>
          </w:p>
        </w:tc>
        <w:tc>
          <w:tcPr>
            <w:tcW w:w="915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F38A7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320000</w:t>
            </w:r>
          </w:p>
        </w:tc>
      </w:tr>
      <w:tr w:rsidR="00E26083" w14:paraId="53A38AE1" w14:textId="77777777">
        <w:trPr>
          <w:jc w:val="center"/>
        </w:trPr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9965B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A0DB4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2018-04-02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C9AC4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Augusta Mota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A2C18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A54DB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641FB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E0DA8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85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EA6D8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300000</w:t>
            </w:r>
          </w:p>
        </w:tc>
      </w:tr>
      <w:tr w:rsidR="00E26083" w14:paraId="1C475E09" w14:textId="77777777">
        <w:trPr>
          <w:jc w:val="center"/>
        </w:trPr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3AE7B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3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98F3B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2018-04-02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8AF82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Ibituruna</w:t>
            </w:r>
            <w:proofErr w:type="spellEnd"/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20FB4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1416E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81F62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8C758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46585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287500</w:t>
            </w:r>
          </w:p>
        </w:tc>
      </w:tr>
      <w:tr w:rsidR="00E26083" w14:paraId="2DF1D944" w14:textId="77777777">
        <w:trPr>
          <w:trHeight w:val="580"/>
          <w:jc w:val="center"/>
        </w:trPr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F3404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B78DD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2018-04-02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8700E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Canelas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FA4A7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C4CCC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AF571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6C6E5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62.5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906AC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198000</w:t>
            </w:r>
          </w:p>
        </w:tc>
      </w:tr>
      <w:tr w:rsidR="00E26083" w14:paraId="43CA2043" w14:textId="77777777">
        <w:trPr>
          <w:jc w:val="center"/>
        </w:trPr>
        <w:tc>
          <w:tcPr>
            <w:tcW w:w="43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8C4F2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18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83714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2018-04-02</w:t>
            </w:r>
          </w:p>
        </w:tc>
        <w:tc>
          <w:tcPr>
            <w:tcW w:w="166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5D8D2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São José</w:t>
            </w:r>
          </w:p>
        </w:tc>
        <w:tc>
          <w:tcPr>
            <w:tcW w:w="121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BF955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41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91443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39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B14D9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79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B9FBF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1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C5732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285000</w:t>
            </w:r>
          </w:p>
        </w:tc>
      </w:tr>
    </w:tbl>
    <w:p w14:paraId="3C4470FF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Fonte: O Autor</w:t>
      </w:r>
    </w:p>
    <w:p w14:paraId="28AFCB7E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7B1E66F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Ao todo neste estudo foram obtidos dados relativos a 670 imóveis.</w:t>
      </w:r>
    </w:p>
    <w:p w14:paraId="58618C97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Estas tabelas foram utilizadas para o sistema </w:t>
      </w:r>
      <w:proofErr w:type="spellStart"/>
      <w:r>
        <w:rPr>
          <w:sz w:val="24"/>
          <w:szCs w:val="24"/>
        </w:rPr>
        <w:t>regressor</w:t>
      </w:r>
      <w:proofErr w:type="spellEnd"/>
      <w:r>
        <w:rPr>
          <w:sz w:val="24"/>
          <w:szCs w:val="24"/>
        </w:rPr>
        <w:t>, análise exploratória e sistemas de recomendação e busca.</w:t>
      </w:r>
    </w:p>
    <w:p w14:paraId="315B5BC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formatação dos dados conforme mostrado na tabela 1</w:t>
      </w:r>
      <w:del w:id="301" w:author="Renato Dourado Maia" w:date="2018-05-20T19:13:00Z">
        <w:r w:rsidDel="00E40A4B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foi imprescindível para a criação e funcionamento do sistema agregador, pois através dela e da forma como os dados foram dispostos, a máquina foi capaz de interpretar e processar as informações.</w:t>
      </w:r>
    </w:p>
    <w:p w14:paraId="18DD338B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790F2932" w14:textId="77777777" w:rsidR="00E26083" w:rsidRDefault="00E26083">
      <w:pPr>
        <w:spacing w:line="360" w:lineRule="auto"/>
        <w:jc w:val="both"/>
        <w:rPr>
          <w:b/>
          <w:sz w:val="24"/>
          <w:szCs w:val="24"/>
        </w:rPr>
      </w:pPr>
    </w:p>
    <w:p w14:paraId="55AC4ADD" w14:textId="77777777" w:rsidR="00E26083" w:rsidRDefault="00E26083">
      <w:pPr>
        <w:spacing w:line="360" w:lineRule="auto"/>
        <w:jc w:val="both"/>
        <w:rPr>
          <w:b/>
          <w:sz w:val="24"/>
          <w:szCs w:val="24"/>
        </w:rPr>
      </w:pPr>
    </w:p>
    <w:p w14:paraId="4DC0E91C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3.2.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Regressor</w:t>
      </w:r>
      <w:proofErr w:type="spellEnd"/>
    </w:p>
    <w:p w14:paraId="7CBBB56E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482C2A2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regressor</w:t>
      </w:r>
      <w:proofErr w:type="spellEnd"/>
      <w:r>
        <w:rPr>
          <w:sz w:val="24"/>
          <w:szCs w:val="24"/>
        </w:rPr>
        <w:t xml:space="preserve"> foi concebido objetivando a predição dos preços dos imóveis com base em suas características. Através dele será possível ao usuário ter uma ideia do valor de um determinado imóvel em um bairro específico, sem a necessidade de consultar várias imobiliárias.</w:t>
      </w:r>
    </w:p>
    <w:p w14:paraId="615926D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Para que funcionasse como esperado foi necessário, primeiramente, efetuar o pré-processamento dos dados que serão utilizados.</w:t>
      </w:r>
    </w:p>
    <w:p w14:paraId="3434647E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Este pré-processamento foi dividido em 3 partes:</w:t>
      </w:r>
    </w:p>
    <w:p w14:paraId="590013CF" w14:textId="77777777" w:rsidR="00E26083" w:rsidRDefault="00F46FC8">
      <w:pPr>
        <w:numPr>
          <w:ilvl w:val="0"/>
          <w:numId w:val="12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Ajuste dos nomes dos bairros. </w:t>
      </w:r>
    </w:p>
    <w:p w14:paraId="7304C476" w14:textId="77777777" w:rsidR="00E26083" w:rsidRDefault="00F46FC8">
      <w:pPr>
        <w:numPr>
          <w:ilvl w:val="0"/>
          <w:numId w:val="12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Verificação da quantidade de valores nulos por coluna e exclusão das colunas que possuíam mais de 80% de valores nulos.</w:t>
      </w:r>
    </w:p>
    <w:p w14:paraId="18F1E206" w14:textId="77777777" w:rsidR="00E26083" w:rsidRDefault="00F46FC8">
      <w:pPr>
        <w:numPr>
          <w:ilvl w:val="0"/>
          <w:numId w:val="12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Imputação de valores aos valores nulos, utilizando o critério de média.</w:t>
      </w:r>
    </w:p>
    <w:p w14:paraId="1278BD1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Os nomes dos bairros cadastrados nos sites das imobiliárias, em sua grande maioria, possuem diferenças, seja de acentuação, seja no uso de letras maiúsculas. Portanto</w:t>
      </w:r>
      <w:ins w:id="302" w:author="Renato Dourado Maia" w:date="2018-05-20T19:13:00Z">
        <w:r w:rsidR="00E40A4B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na primeira parte do pré-processamento, eliminou-se a acentuação e os </w:t>
      </w:r>
      <w:r>
        <w:rPr>
          <w:sz w:val="24"/>
          <w:szCs w:val="24"/>
        </w:rPr>
        <w:lastRenderedPageBreak/>
        <w:t>nomes dos bairros pass</w:t>
      </w:r>
      <w:del w:id="303" w:author="Renato Dourado Maia" w:date="2018-05-20T19:13:00Z">
        <w:r w:rsidDel="00E40A4B">
          <w:rPr>
            <w:sz w:val="24"/>
            <w:szCs w:val="24"/>
          </w:rPr>
          <w:delText>ou</w:delText>
        </w:r>
      </w:del>
      <w:ins w:id="304" w:author="Renato Dourado Maia" w:date="2018-05-20T19:13:00Z">
        <w:r w:rsidR="00E40A4B">
          <w:rPr>
            <w:sz w:val="24"/>
            <w:szCs w:val="24"/>
          </w:rPr>
          <w:t>aram</w:t>
        </w:r>
      </w:ins>
      <w:r>
        <w:rPr>
          <w:sz w:val="24"/>
          <w:szCs w:val="24"/>
        </w:rPr>
        <w:t xml:space="preserve"> a possuir letra maiúscula somente na inicial de cada nome</w:t>
      </w:r>
      <w:ins w:id="305" w:author="Renato Dourado Maia" w:date="2018-05-20T19:13:00Z">
        <w:r w:rsidR="00E40A4B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inclusive dos  elementos conectores, tais como ‘de’, ‘o’, ‘os’.</w:t>
      </w:r>
    </w:p>
    <w:p w14:paraId="3CFB3569" w14:textId="77777777" w:rsidR="00E26083" w:rsidRDefault="00F46FC8">
      <w:pPr>
        <w:spacing w:line="480" w:lineRule="auto"/>
        <w:ind w:firstLine="720"/>
        <w:jc w:val="both"/>
        <w:rPr>
          <w:sz w:val="24"/>
          <w:szCs w:val="24"/>
        </w:rPr>
      </w:pPr>
      <w:del w:id="306" w:author="Renato Dourado Maia" w:date="2018-05-20T19:14:00Z">
        <w:r w:rsidDel="00E40A4B">
          <w:rPr>
            <w:sz w:val="24"/>
            <w:szCs w:val="24"/>
          </w:rPr>
          <w:delText>Abaixo a</w:delText>
        </w:r>
      </w:del>
      <w:ins w:id="307" w:author="Renato Dourado Maia" w:date="2018-05-20T19:14:00Z">
        <w:r w:rsidR="00E40A4B">
          <w:rPr>
            <w:sz w:val="24"/>
            <w:szCs w:val="24"/>
          </w:rPr>
          <w:t>A</w:t>
        </w:r>
      </w:ins>
      <w:r>
        <w:rPr>
          <w:sz w:val="24"/>
          <w:szCs w:val="24"/>
        </w:rPr>
        <w:t xml:space="preserve"> figura 24 apresenta o código desenvolvido para tal procedimento:</w:t>
      </w:r>
    </w:p>
    <w:p w14:paraId="0C3CC202" w14:textId="77777777" w:rsidR="00E26083" w:rsidRDefault="00F46FC8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FA11C05" wp14:editId="52BCC189">
            <wp:extent cx="4756748" cy="982163"/>
            <wp:effectExtent l="0" t="0" r="0" b="0"/>
            <wp:docPr id="33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6748" cy="982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B776F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  <w:t xml:space="preserve"> FIGURA 24: Códigos para ajuste dos nomes dos bairros.</w:t>
      </w:r>
    </w:p>
    <w:p w14:paraId="1151935A" w14:textId="77777777" w:rsidR="00E26083" w:rsidRDefault="00F46FC8">
      <w:p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r>
        <w:rPr>
          <w:sz w:val="20"/>
          <w:szCs w:val="20"/>
        </w:rPr>
        <w:tab/>
        <w:t xml:space="preserve"> Fonte: O Autor</w:t>
      </w:r>
    </w:p>
    <w:p w14:paraId="018E95C0" w14:textId="77777777" w:rsidR="00E26083" w:rsidRDefault="00E26083">
      <w:pPr>
        <w:spacing w:line="360" w:lineRule="auto"/>
        <w:jc w:val="both"/>
        <w:rPr>
          <w:sz w:val="20"/>
          <w:szCs w:val="20"/>
        </w:rPr>
      </w:pPr>
    </w:p>
    <w:p w14:paraId="5613A71D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próximo passo foi verificar a quantidade de valores nulos por coluna e a figura 25 apresenta a porcentagem encontrada em cada uma delas:</w:t>
      </w:r>
    </w:p>
    <w:p w14:paraId="4AFEDE80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2EAAA713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E5976D1" wp14:editId="393005CB">
            <wp:extent cx="3830025" cy="3062051"/>
            <wp:effectExtent l="0" t="0" r="0" b="0"/>
            <wp:docPr id="20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0025" cy="3062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83DD2" w14:textId="77777777" w:rsidR="00E26083" w:rsidRDefault="00F46FC8">
      <w:pPr>
        <w:spacing w:line="240" w:lineRule="auto"/>
        <w:ind w:left="14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FIGURA 25: Porcentagem de valores nulos por coluna.</w:t>
      </w:r>
    </w:p>
    <w:p w14:paraId="79C88AC9" w14:textId="77777777" w:rsidR="00E26083" w:rsidRDefault="00F46FC8">
      <w:pPr>
        <w:spacing w:line="240" w:lineRule="auto"/>
        <w:ind w:left="14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Fonte: O Autor</w:t>
      </w:r>
    </w:p>
    <w:p w14:paraId="1D8137A2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01400A03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commentRangeStart w:id="308"/>
      <w:r>
        <w:rPr>
          <w:sz w:val="24"/>
          <w:szCs w:val="24"/>
        </w:rPr>
        <w:t>Neste caso nenhuma das colunas atingiu 80% de valores nulos, portanto não ocorreram exclusões</w:t>
      </w:r>
      <w:commentRangeEnd w:id="308"/>
      <w:r w:rsidR="00057CEF">
        <w:rPr>
          <w:rStyle w:val="Refdecomentrio"/>
        </w:rPr>
        <w:commentReference w:id="308"/>
      </w:r>
      <w:r>
        <w:rPr>
          <w:sz w:val="24"/>
          <w:szCs w:val="24"/>
        </w:rPr>
        <w:t>.</w:t>
      </w:r>
    </w:p>
    <w:p w14:paraId="10CCC57F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último passo do pré-processamento</w:t>
      </w:r>
      <w:del w:id="309" w:author="Renato Dourado Maia" w:date="2018-05-20T19:15:00Z">
        <w:r w:rsidDel="00057CEF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consistiu em imputar valores</w:t>
      </w:r>
      <w:del w:id="310" w:author="Renato Dourado Maia" w:date="2018-05-20T19:15:00Z">
        <w:r w:rsidDel="00057CEF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aos que se encontravam nulos no conjunto de dados. Este procedimento foi feito atribuindo a média de um mesmo conjunto dos valores ausentes, com exceção da coluna ‘garagens’, pois é possível que um apartamento não possua vaga. </w:t>
      </w:r>
    </w:p>
    <w:p w14:paraId="1AC159A7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figura </w:t>
      </w:r>
      <w:del w:id="311" w:author="Renato Dourado Maia" w:date="2018-05-20T19:15:00Z">
        <w:r w:rsidDel="00057CEF">
          <w:rPr>
            <w:sz w:val="24"/>
            <w:szCs w:val="24"/>
          </w:rPr>
          <w:delText xml:space="preserve">abaixo </w:delText>
        </w:r>
      </w:del>
      <w:ins w:id="312" w:author="Renato Dourado Maia" w:date="2018-05-20T19:15:00Z">
        <w:r w:rsidR="00057CEF">
          <w:rPr>
            <w:sz w:val="24"/>
            <w:szCs w:val="24"/>
          </w:rPr>
          <w:t xml:space="preserve">26 </w:t>
        </w:r>
      </w:ins>
      <w:r>
        <w:rPr>
          <w:sz w:val="24"/>
          <w:szCs w:val="24"/>
        </w:rPr>
        <w:t>apresenta o código para tal procedimento:</w:t>
      </w:r>
    </w:p>
    <w:p w14:paraId="069929B6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3CE1D245" w14:textId="77777777" w:rsidR="00E26083" w:rsidRDefault="00F46FC8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25B1CBC" wp14:editId="7C69FF8E">
            <wp:extent cx="4905375" cy="742950"/>
            <wp:effectExtent l="0" t="0" r="0" b="0"/>
            <wp:docPr id="1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C642A" w14:textId="77777777" w:rsidR="00E26083" w:rsidRDefault="00F46FC8">
      <w:pPr>
        <w:spacing w:line="240" w:lineRule="auto"/>
        <w:ind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FIGURA 26: Código de imputação de valores da média.</w:t>
      </w:r>
    </w:p>
    <w:p w14:paraId="13AB7F2B" w14:textId="77777777" w:rsidR="00E26083" w:rsidRDefault="00F46FC8">
      <w:pPr>
        <w:spacing w:line="360" w:lineRule="auto"/>
        <w:ind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Fonte: O Autor</w:t>
      </w:r>
    </w:p>
    <w:p w14:paraId="353A5B48" w14:textId="77777777" w:rsidR="00E26083" w:rsidRDefault="00E26083">
      <w:pPr>
        <w:spacing w:line="360" w:lineRule="auto"/>
        <w:ind w:firstLine="720"/>
        <w:jc w:val="both"/>
        <w:rPr>
          <w:sz w:val="20"/>
          <w:szCs w:val="20"/>
        </w:rPr>
      </w:pPr>
    </w:p>
    <w:p w14:paraId="1ACC97A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final, os dados ficaram disponíveis para manipulação conforme a tabela </w:t>
      </w:r>
      <w:del w:id="313" w:author="Renato Dourado Maia" w:date="2018-05-20T19:17:00Z">
        <w:r w:rsidDel="00057CEF">
          <w:rPr>
            <w:sz w:val="24"/>
            <w:szCs w:val="24"/>
          </w:rPr>
          <w:delText xml:space="preserve">seguinte </w:delText>
        </w:r>
      </w:del>
      <w:ins w:id="314" w:author="Renato Dourado Maia" w:date="2018-05-20T19:17:00Z">
        <w:r w:rsidR="00057CEF">
          <w:rPr>
            <w:sz w:val="24"/>
            <w:szCs w:val="24"/>
          </w:rPr>
          <w:t xml:space="preserve">2 </w:t>
        </w:r>
      </w:ins>
      <w:r>
        <w:rPr>
          <w:sz w:val="24"/>
          <w:szCs w:val="24"/>
        </w:rPr>
        <w:t>demonstra:</w:t>
      </w:r>
    </w:p>
    <w:p w14:paraId="35E28183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4D8F5FFF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10629893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3183F833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TABELA 2</w:t>
      </w:r>
    </w:p>
    <w:p w14:paraId="2ED58A3B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Conjunto de dados após pré-processamento</w:t>
      </w:r>
    </w:p>
    <w:tbl>
      <w:tblPr>
        <w:tblStyle w:val="a0"/>
        <w:tblW w:w="912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20"/>
        <w:gridCol w:w="1395"/>
        <w:gridCol w:w="1260"/>
        <w:gridCol w:w="1200"/>
        <w:gridCol w:w="1410"/>
        <w:gridCol w:w="1365"/>
        <w:gridCol w:w="975"/>
        <w:gridCol w:w="1095"/>
      </w:tblGrid>
      <w:tr w:rsidR="00E26083" w14:paraId="5728EB4C" w14:textId="77777777">
        <w:tc>
          <w:tcPr>
            <w:tcW w:w="4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24BAC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1E006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DIA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01DA96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BAIRRO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2B99A9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QUARTOS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B2DB2F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BANHEIROS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8F7E67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GARAGENS</w:t>
            </w:r>
          </w:p>
        </w:tc>
        <w:tc>
          <w:tcPr>
            <w:tcW w:w="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F11793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AREA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223A71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</w:t>
            </w:r>
          </w:p>
        </w:tc>
      </w:tr>
      <w:tr w:rsidR="00E26083" w14:paraId="02DC821F" w14:textId="77777777">
        <w:tc>
          <w:tcPr>
            <w:tcW w:w="420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7B22D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395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B53F3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2018-02-04</w:t>
            </w:r>
          </w:p>
        </w:tc>
        <w:tc>
          <w:tcPr>
            <w:tcW w:w="1260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03E75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Planalto</w:t>
            </w:r>
          </w:p>
        </w:tc>
        <w:tc>
          <w:tcPr>
            <w:tcW w:w="1200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8FCA7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410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14698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365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E0A57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75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F6C45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</w:t>
            </w:r>
          </w:p>
        </w:tc>
        <w:tc>
          <w:tcPr>
            <w:tcW w:w="1095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9638A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333075.79</w:t>
            </w:r>
          </w:p>
        </w:tc>
      </w:tr>
      <w:tr w:rsidR="00E26083" w14:paraId="1EDD77D9" w14:textId="77777777">
        <w:trPr>
          <w:trHeight w:val="480"/>
        </w:trPr>
        <w:tc>
          <w:tcPr>
            <w:tcW w:w="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8A2B2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672CB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2018-02-04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E7DFD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Todos Os Santos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3F4C6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25408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E7360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CF3C1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51.215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010B3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333075.79</w:t>
            </w:r>
          </w:p>
        </w:tc>
      </w:tr>
      <w:tr w:rsidR="00E26083" w14:paraId="51EB9939" w14:textId="77777777">
        <w:tc>
          <w:tcPr>
            <w:tcW w:w="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B8AFD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FC681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2018-02-04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F1E59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Cidade Santa Maria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C3438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C13CB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04F94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9ABC6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120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F7797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480000</w:t>
            </w:r>
          </w:p>
        </w:tc>
      </w:tr>
      <w:tr w:rsidR="00E26083" w14:paraId="1DFA37F0" w14:textId="77777777">
        <w:tc>
          <w:tcPr>
            <w:tcW w:w="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1F07B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3712F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2018-02-04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9CB06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Sao</w:t>
            </w:r>
            <w:proofErr w:type="spellEnd"/>
            <w:r>
              <w:rPr>
                <w:sz w:val="18"/>
                <w:szCs w:val="18"/>
              </w:rPr>
              <w:t xml:space="preserve"> Jose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E92CD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2925A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52BEF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3543A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90.752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31E31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285000</w:t>
            </w:r>
          </w:p>
        </w:tc>
      </w:tr>
      <w:tr w:rsidR="00E26083" w14:paraId="113586E5" w14:textId="77777777">
        <w:tc>
          <w:tcPr>
            <w:tcW w:w="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0A883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D7785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2018-02-04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ED933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Centro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F2FA2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30380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A3626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C0AED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149.838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BE5A4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750000</w:t>
            </w:r>
          </w:p>
        </w:tc>
      </w:tr>
      <w:tr w:rsidR="00E26083" w14:paraId="7268EF74" w14:textId="77777777">
        <w:tc>
          <w:tcPr>
            <w:tcW w:w="42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4A927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39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A0C37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2018-02-04</w:t>
            </w:r>
          </w:p>
        </w:tc>
        <w:tc>
          <w:tcPr>
            <w:tcW w:w="126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38C06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Morada Do Sol</w:t>
            </w:r>
          </w:p>
        </w:tc>
        <w:tc>
          <w:tcPr>
            <w:tcW w:w="120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F8757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41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7E12F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36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693FA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7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7B7BD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155.432</w:t>
            </w:r>
          </w:p>
        </w:tc>
        <w:tc>
          <w:tcPr>
            <w:tcW w:w="109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07FF0" w14:textId="77777777" w:rsidR="00E26083" w:rsidRDefault="00F46FC8">
            <w:pPr>
              <w:widowControl w:val="0"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370000</w:t>
            </w:r>
          </w:p>
        </w:tc>
      </w:tr>
    </w:tbl>
    <w:p w14:paraId="3EB72A1B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Fonte: O Autor</w:t>
      </w:r>
    </w:p>
    <w:p w14:paraId="13D7161E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3D783B3D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Finalizado o pré-processamento</w:t>
      </w:r>
      <w:ins w:id="315" w:author="Renato Dourado Maia" w:date="2018-05-20T19:17:00Z">
        <w:r w:rsidR="00057CEF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a próxima etapa foi a escolha do modelo de </w:t>
      </w:r>
      <w:proofErr w:type="spellStart"/>
      <w:r>
        <w:rPr>
          <w:sz w:val="24"/>
          <w:szCs w:val="24"/>
        </w:rPr>
        <w:t>regressor</w:t>
      </w:r>
      <w:proofErr w:type="spellEnd"/>
      <w:r>
        <w:rPr>
          <w:sz w:val="24"/>
          <w:szCs w:val="24"/>
        </w:rPr>
        <w:t>.</w:t>
      </w:r>
    </w:p>
    <w:p w14:paraId="488571CB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Para definição deste modelo foi necessário verificar a distribuição dos valores das variáveis no hiperplano, além do índice de correlação entre as variáveis independentes e a dependente, ou seja, a relação entre as variáveis ‘quartos’, ‘banheiros’, ‘garagens’ e ‘áreas’ com a variável ‘valor’.</w:t>
      </w:r>
    </w:p>
    <w:p w14:paraId="426B626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del w:id="316" w:author="Renato Dourado Maia" w:date="2018-05-20T19:18:00Z">
        <w:r w:rsidDel="00057CEF">
          <w:rPr>
            <w:sz w:val="24"/>
            <w:szCs w:val="24"/>
          </w:rPr>
          <w:delText>A seguir</w:delText>
        </w:r>
      </w:del>
      <w:ins w:id="317" w:author="Renato Dourado Maia" w:date="2018-05-20T19:18:00Z">
        <w:r w:rsidR="00057CEF">
          <w:rPr>
            <w:sz w:val="24"/>
            <w:szCs w:val="24"/>
          </w:rPr>
          <w:t>Na figura 27</w:t>
        </w:r>
      </w:ins>
      <w:r>
        <w:rPr>
          <w:sz w:val="24"/>
          <w:szCs w:val="24"/>
        </w:rPr>
        <w:t xml:space="preserve"> são apresentados os gráficos dos valores das variáveis independentes com relação a variável dependente:</w:t>
      </w:r>
    </w:p>
    <w:p w14:paraId="2CAA9AE1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97DF1B0" wp14:editId="3FADA429">
            <wp:extent cx="4920638" cy="3654821"/>
            <wp:effectExtent l="0" t="0" r="0" b="0"/>
            <wp:docPr id="42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0638" cy="3654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46994" w14:textId="77777777" w:rsidR="00E26083" w:rsidRDefault="00E26083">
      <w:pPr>
        <w:spacing w:line="240" w:lineRule="auto"/>
        <w:jc w:val="center"/>
        <w:rPr>
          <w:sz w:val="24"/>
          <w:szCs w:val="24"/>
        </w:rPr>
      </w:pPr>
    </w:p>
    <w:p w14:paraId="4C532350" w14:textId="77777777" w:rsidR="00E26083" w:rsidRDefault="00F46FC8">
      <w:pPr>
        <w:spacing w:line="240" w:lineRule="auto"/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>FIGURA 27: Variáveis independentes no hiperplano.</w:t>
      </w:r>
    </w:p>
    <w:p w14:paraId="2C7E9805" w14:textId="77777777" w:rsidR="00E26083" w:rsidRDefault="00F46FC8">
      <w:pPr>
        <w:spacing w:line="240" w:lineRule="auto"/>
        <w:ind w:firstLine="720"/>
        <w:jc w:val="both"/>
        <w:rPr>
          <w:sz w:val="20"/>
          <w:szCs w:val="20"/>
        </w:rPr>
      </w:pPr>
      <w:r>
        <w:rPr>
          <w:sz w:val="20"/>
          <w:szCs w:val="20"/>
        </w:rPr>
        <w:t>Fonte: O Autor</w:t>
      </w:r>
    </w:p>
    <w:p w14:paraId="0F9AB722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3D70597C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commentRangeStart w:id="318"/>
      <w:r>
        <w:rPr>
          <w:sz w:val="24"/>
          <w:szCs w:val="24"/>
        </w:rPr>
        <w:t>Pode-se notar através da figura 27</w:t>
      </w:r>
      <w:del w:id="319" w:author="Renato Dourado Maia" w:date="2018-05-20T19:19:00Z">
        <w:r w:rsidDel="0053450B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que este conjunto de dados possui uma baixa correlação linear com a variável dependente ‘valor’.</w:t>
      </w:r>
      <w:commentRangeEnd w:id="318"/>
      <w:r w:rsidR="0053450B">
        <w:rPr>
          <w:rStyle w:val="Refdecomentrio"/>
        </w:rPr>
        <w:commentReference w:id="318"/>
      </w:r>
    </w:p>
    <w:p w14:paraId="1A25C47D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gerar uma matriz de correlação, ficou evidente o baixo índice de correlação linear, conforme figura 28: </w:t>
      </w:r>
    </w:p>
    <w:p w14:paraId="35EFAC1A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37F8DB8" wp14:editId="4F6C70A2">
            <wp:extent cx="3558146" cy="2770688"/>
            <wp:effectExtent l="0" t="0" r="0" b="0"/>
            <wp:docPr id="65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8146" cy="2770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A403B" w14:textId="77777777" w:rsidR="00E26083" w:rsidRDefault="00F46FC8">
      <w:pPr>
        <w:spacing w:line="240" w:lineRule="auto"/>
        <w:ind w:left="1440" w:firstLine="720"/>
        <w:jc w:val="both"/>
        <w:rPr>
          <w:sz w:val="20"/>
          <w:szCs w:val="20"/>
        </w:rPr>
      </w:pPr>
      <w:r>
        <w:rPr>
          <w:sz w:val="20"/>
          <w:szCs w:val="20"/>
        </w:rPr>
        <w:t>FIGURA 28: Matriz de correlação entre as variáveis.</w:t>
      </w:r>
    </w:p>
    <w:p w14:paraId="0C6EE8A9" w14:textId="77777777" w:rsidR="00E26083" w:rsidRDefault="00F46FC8">
      <w:pPr>
        <w:spacing w:line="240" w:lineRule="auto"/>
        <w:ind w:left="1440" w:firstLine="720"/>
        <w:jc w:val="both"/>
        <w:rPr>
          <w:sz w:val="20"/>
          <w:szCs w:val="20"/>
        </w:rPr>
      </w:pPr>
      <w:r>
        <w:rPr>
          <w:sz w:val="20"/>
          <w:szCs w:val="20"/>
        </w:rPr>
        <w:t>Fonte: O Autor</w:t>
      </w:r>
    </w:p>
    <w:p w14:paraId="15E04AF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Conforme observado, a variável independente ‘</w:t>
      </w:r>
      <w:proofErr w:type="spellStart"/>
      <w:r>
        <w:rPr>
          <w:sz w:val="24"/>
          <w:szCs w:val="24"/>
        </w:rPr>
        <w:t>area</w:t>
      </w:r>
      <w:proofErr w:type="spellEnd"/>
      <w:r>
        <w:rPr>
          <w:sz w:val="24"/>
          <w:szCs w:val="24"/>
        </w:rPr>
        <w:t xml:space="preserve">’ é a que possui o maior índice de correlação, algo em torno de 0,7, indicando que esta abordagem não seria a mais ideal. O coeficiente de correlação, segundo </w:t>
      </w:r>
      <w:commentRangeStart w:id="320"/>
      <w:proofErr w:type="spellStart"/>
      <w:r>
        <w:rPr>
          <w:sz w:val="24"/>
          <w:szCs w:val="24"/>
        </w:rPr>
        <w:t>Bussab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Morettin</w:t>
      </w:r>
      <w:proofErr w:type="spellEnd"/>
      <w:r>
        <w:rPr>
          <w:sz w:val="24"/>
          <w:szCs w:val="24"/>
        </w:rPr>
        <w:t>, 2010</w:t>
      </w:r>
      <w:commentRangeEnd w:id="320"/>
      <w:r w:rsidR="0053450B">
        <w:rPr>
          <w:rStyle w:val="Refdecomentrio"/>
        </w:rPr>
        <w:commentReference w:id="320"/>
      </w:r>
      <w:r>
        <w:rPr>
          <w:sz w:val="24"/>
          <w:szCs w:val="24"/>
        </w:rPr>
        <w:t xml:space="preserve">, é uma medida de relação linear entre duas variáveis e varia entre </w:t>
      </w:r>
      <m:oMath>
        <m:r>
          <w:rPr>
            <w:rFonts w:ascii="Cambria Math" w:hAnsi="Cambria Math"/>
            <w:sz w:val="24"/>
            <w:szCs w:val="24"/>
          </w:rPr>
          <m:t>-1</m:t>
        </m:r>
      </m:oMath>
      <w:r>
        <w:rPr>
          <w:sz w:val="24"/>
          <w:szCs w:val="24"/>
        </w:rPr>
        <w:t xml:space="preserve">e </w:t>
      </w:r>
      <m:oMath>
        <m:r>
          <w:rPr>
            <w:rFonts w:ascii="Cambria Math" w:hAnsi="Cambria Math"/>
            <w:sz w:val="24"/>
            <w:szCs w:val="24"/>
          </w:rPr>
          <m:t>+1</m:t>
        </m:r>
      </m:oMath>
      <w:r>
        <w:rPr>
          <w:sz w:val="24"/>
          <w:szCs w:val="24"/>
        </w:rPr>
        <w:t xml:space="preserve">. </w:t>
      </w:r>
    </w:p>
    <w:p w14:paraId="58A91968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commentRangeStart w:id="321"/>
      <w:r>
        <w:rPr>
          <w:sz w:val="24"/>
          <w:szCs w:val="24"/>
        </w:rPr>
        <w:t xml:space="preserve">A correlação é perfeita se o coeficiente atingir os valores </w:t>
      </w:r>
      <m:oMath>
        <m:r>
          <w:rPr>
            <w:rFonts w:ascii="Cambria Math" w:hAnsi="Cambria Math"/>
            <w:sz w:val="24"/>
            <w:szCs w:val="24"/>
          </w:rPr>
          <m:t>-</m:t>
        </m:r>
      </m:oMath>
      <w:r>
        <w:rPr>
          <w:sz w:val="24"/>
          <w:szCs w:val="24"/>
        </w:rPr>
        <w:t xml:space="preserve">1 ou </w:t>
      </w:r>
      <m:oMath>
        <m:r>
          <w:rPr>
            <w:rFonts w:ascii="Cambria Math" w:hAnsi="Cambria Math"/>
            <w:sz w:val="24"/>
            <w:szCs w:val="24"/>
          </w:rPr>
          <m:t>+1</m:t>
        </m:r>
      </m:oMath>
      <w:r>
        <w:rPr>
          <w:sz w:val="24"/>
          <w:szCs w:val="24"/>
        </w:rPr>
        <w:t xml:space="preserve">, pois </w:t>
      </w:r>
      <m:oMath>
        <m:r>
          <w:rPr>
            <w:rFonts w:ascii="Cambria Math" w:hAnsi="Cambria Math"/>
            <w:sz w:val="24"/>
            <w:szCs w:val="24"/>
          </w:rPr>
          <m:t>y =ax+b</m:t>
        </m:r>
      </m:oMath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</w:t>
      </w:r>
      <w:proofErr w:type="gramEnd"/>
      <w:r>
        <w:rPr>
          <w:sz w:val="24"/>
          <w:szCs w:val="24"/>
        </w:rPr>
        <w:t xml:space="preserve"> portanto </w:t>
      </w:r>
      <m:oMath>
        <m:r>
          <w:rPr>
            <w:rFonts w:ascii="Cambria Math" w:hAnsi="Cambria Math"/>
            <w:sz w:val="24"/>
            <w:szCs w:val="24"/>
          </w:rPr>
          <m:t>p(y,x)=1</m:t>
        </m:r>
      </m:oMath>
      <w:r>
        <w:rPr>
          <w:sz w:val="24"/>
          <w:szCs w:val="24"/>
        </w:rPr>
        <w:t xml:space="preserve"> se </w:t>
      </w:r>
      <m:oMath>
        <m:r>
          <w:rPr>
            <w:rFonts w:ascii="Cambria Math" w:hAnsi="Cambria Math"/>
            <w:sz w:val="24"/>
            <w:szCs w:val="24"/>
          </w:rPr>
          <m:t>a&gt;0</m:t>
        </m:r>
      </m:oMath>
      <w:r>
        <w:rPr>
          <w:sz w:val="24"/>
          <w:szCs w:val="24"/>
        </w:rPr>
        <w:t xml:space="preserve"> e </w:t>
      </w:r>
      <m:oMath>
        <m:r>
          <w:rPr>
            <w:rFonts w:ascii="Cambria Math" w:hAnsi="Cambria Math"/>
            <w:sz w:val="24"/>
            <w:szCs w:val="24"/>
          </w:rPr>
          <m:t>p(y,x)</m:t>
        </m:r>
      </m:oMath>
      <w:r>
        <w:rPr>
          <w:sz w:val="24"/>
          <w:szCs w:val="24"/>
        </w:rPr>
        <w:t xml:space="preserve"> se </w:t>
      </w:r>
      <m:oMath>
        <m:r>
          <w:rPr>
            <w:rFonts w:ascii="Cambria Math" w:hAnsi="Cambria Math"/>
            <w:sz w:val="24"/>
            <w:szCs w:val="24"/>
          </w:rPr>
          <m:t>a&lt;0</m:t>
        </m:r>
      </m:oMath>
      <w:r>
        <w:rPr>
          <w:sz w:val="24"/>
          <w:szCs w:val="24"/>
        </w:rPr>
        <w:t xml:space="preserve"> (BUSSAB e MORETTIN, 2010).</w:t>
      </w:r>
      <w:commentRangeEnd w:id="321"/>
      <w:r w:rsidR="0053450B">
        <w:rPr>
          <w:rStyle w:val="Refdecomentrio"/>
        </w:rPr>
        <w:commentReference w:id="321"/>
      </w:r>
    </w:p>
    <w:p w14:paraId="6A409AA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commentRangeStart w:id="322"/>
      <w:r>
        <w:rPr>
          <w:sz w:val="24"/>
          <w:szCs w:val="24"/>
        </w:rPr>
        <w:t>Sendo assim, os valores de correlação das variáveis se mostraram insuficientes para estabelecerem uma relação linear consistente.</w:t>
      </w:r>
      <w:commentRangeEnd w:id="322"/>
      <w:r w:rsidR="0053450B">
        <w:rPr>
          <w:rStyle w:val="Refdecomentrio"/>
        </w:rPr>
        <w:commentReference w:id="322"/>
      </w:r>
    </w:p>
    <w:p w14:paraId="4B79B36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Outras métricas para avaliar o modelo de regressão linear</w:t>
      </w:r>
      <w:del w:id="323" w:author="Renato Dourado Maia" w:date="2018-05-20T19:21:00Z">
        <w:r w:rsidDel="0053450B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foram as listadas </w:t>
      </w:r>
      <w:del w:id="324" w:author="Renato Dourado Maia" w:date="2018-05-20T19:21:00Z">
        <w:r w:rsidDel="0053450B">
          <w:rPr>
            <w:sz w:val="24"/>
            <w:szCs w:val="24"/>
          </w:rPr>
          <w:delText>abaixo</w:delText>
        </w:r>
      </w:del>
      <w:ins w:id="325" w:author="Renato Dourado Maia" w:date="2018-05-20T19:21:00Z">
        <w:r w:rsidR="0053450B">
          <w:rPr>
            <w:sz w:val="24"/>
            <w:szCs w:val="24"/>
          </w:rPr>
          <w:t>a seguir</w:t>
        </w:r>
      </w:ins>
      <w:r>
        <w:rPr>
          <w:sz w:val="24"/>
          <w:szCs w:val="24"/>
        </w:rPr>
        <w:t>:</w:t>
      </w:r>
    </w:p>
    <w:p w14:paraId="16E4AC92" w14:textId="77777777" w:rsidR="00E26083" w:rsidRDefault="00F46FC8">
      <w:pPr>
        <w:numPr>
          <w:ilvl w:val="0"/>
          <w:numId w:val="5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Média do resultado da validação cruzada.</w:t>
      </w:r>
    </w:p>
    <w:p w14:paraId="5DBD2651" w14:textId="77777777" w:rsidR="00E26083" w:rsidRDefault="00F46FC8">
      <w:pPr>
        <w:numPr>
          <w:ilvl w:val="0"/>
          <w:numId w:val="5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Desvio-padrão da validação cruzada.</w:t>
      </w:r>
    </w:p>
    <w:p w14:paraId="3C73E3FE" w14:textId="77777777" w:rsidR="00E26083" w:rsidRDefault="00F46FC8">
      <w:pPr>
        <w:numPr>
          <w:ilvl w:val="0"/>
          <w:numId w:val="5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Média do erro absoluto.</w:t>
      </w:r>
    </w:p>
    <w:p w14:paraId="44FE56B3" w14:textId="77777777" w:rsidR="00E26083" w:rsidRDefault="00F46FC8">
      <w:pPr>
        <w:numPr>
          <w:ilvl w:val="0"/>
          <w:numId w:val="5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Valor de </w:t>
      </w:r>
      <w:commentRangeStart w:id="326"/>
      <w:r>
        <w:rPr>
          <w:sz w:val="24"/>
          <w:szCs w:val="24"/>
        </w:rPr>
        <w:t>R²</w:t>
      </w:r>
      <w:commentRangeEnd w:id="326"/>
      <w:r w:rsidR="0053450B">
        <w:rPr>
          <w:rStyle w:val="Refdecomentrio"/>
        </w:rPr>
        <w:commentReference w:id="326"/>
      </w:r>
      <w:r>
        <w:rPr>
          <w:sz w:val="24"/>
          <w:szCs w:val="24"/>
        </w:rPr>
        <w:t>.</w:t>
      </w:r>
    </w:p>
    <w:p w14:paraId="6C50D92E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validação cruzada divide, aleatoriamente, os dados utilizados para treino</w:t>
      </w:r>
      <w:del w:id="327" w:author="Renato Dourado Maia" w:date="2018-05-20T19:22:00Z">
        <w:r w:rsidDel="0053450B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em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sz w:val="24"/>
          <w:szCs w:val="24"/>
        </w:rPr>
        <w:t xml:space="preserve"> partes iguais, definidas pelo usuário. Com isto</w:t>
      </w:r>
      <w:ins w:id="328" w:author="Renato Dourado Maia" w:date="2018-05-20T19:22:00Z">
        <w:r w:rsidR="0053450B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a cada iteração, uma destas partes é utilizada para teste enquanto as outras para treino. Este processo ocorre até que todas as partes sejam treinadas e testadas. Ao final se obtém a média geral de acurácia de todos os treinos e testes além do desvio-padrão médio, ou seja, a média total de quanto cada resultado de teste e treino está distante da média geral. (MUELLER e MASSARON, 2016). Idealmente o valor de média da validação cruzada deve ser </w:t>
      </w:r>
      <w:commentRangeStart w:id="329"/>
      <w:r>
        <w:rPr>
          <w:sz w:val="24"/>
          <w:szCs w:val="24"/>
        </w:rPr>
        <w:t xml:space="preserve">próximo de 1 </w:t>
      </w:r>
      <w:commentRangeEnd w:id="329"/>
      <w:r w:rsidR="0053450B">
        <w:rPr>
          <w:rStyle w:val="Refdecomentrio"/>
        </w:rPr>
        <w:commentReference w:id="329"/>
      </w:r>
      <w:r>
        <w:rPr>
          <w:sz w:val="24"/>
          <w:szCs w:val="24"/>
        </w:rPr>
        <w:t xml:space="preserve">e o desvio-padrão o menor possível. A figura </w:t>
      </w:r>
      <w:del w:id="330" w:author="Renato Dourado Maia" w:date="2018-05-20T19:23:00Z">
        <w:r w:rsidDel="0053450B">
          <w:rPr>
            <w:sz w:val="24"/>
            <w:szCs w:val="24"/>
          </w:rPr>
          <w:delText>seguinte</w:delText>
        </w:r>
      </w:del>
      <w:ins w:id="331" w:author="Renato Dourado Maia" w:date="2018-05-20T19:23:00Z">
        <w:r w:rsidR="0053450B">
          <w:rPr>
            <w:sz w:val="24"/>
            <w:szCs w:val="24"/>
          </w:rPr>
          <w:t>29</w:t>
        </w:r>
      </w:ins>
      <w:del w:id="332" w:author="Renato Dourado Maia" w:date="2018-05-20T19:23:00Z">
        <w:r w:rsidDel="0053450B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demonstra o funcionamento deste processo:</w:t>
      </w:r>
    </w:p>
    <w:p w14:paraId="74A8B6D7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077B3D23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E29D7D0" wp14:editId="7648FBAF">
            <wp:extent cx="2991881" cy="1437188"/>
            <wp:effectExtent l="0" t="0" r="0" b="0"/>
            <wp:docPr id="56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1881" cy="1437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511E7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4"/>
          <w:szCs w:val="24"/>
        </w:rPr>
        <w:t xml:space="preserve">      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FIGURA 29: Processo de validação cruzada.</w:t>
      </w:r>
    </w:p>
    <w:p w14:paraId="77EC8882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Fonte: Mueller e </w:t>
      </w:r>
      <w:proofErr w:type="spellStart"/>
      <w:r>
        <w:rPr>
          <w:sz w:val="20"/>
          <w:szCs w:val="20"/>
        </w:rPr>
        <w:t>Massaron</w:t>
      </w:r>
      <w:proofErr w:type="spellEnd"/>
      <w:r>
        <w:rPr>
          <w:sz w:val="20"/>
          <w:szCs w:val="20"/>
        </w:rPr>
        <w:t xml:space="preserve"> (2016, p.192)</w:t>
      </w:r>
    </w:p>
    <w:p w14:paraId="483DC8E7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Conforme descrito, o valor da </w:t>
      </w:r>
      <w:commentRangeStart w:id="333"/>
      <w:r>
        <w:rPr>
          <w:sz w:val="24"/>
          <w:szCs w:val="24"/>
        </w:rPr>
        <w:t>média de validação cruzada</w:t>
      </w:r>
      <w:del w:id="334" w:author="Renato Dourado Maia" w:date="2018-05-20T19:23:00Z">
        <w:r w:rsidDel="0053450B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</w:t>
      </w:r>
      <w:commentRangeEnd w:id="333"/>
      <w:r w:rsidR="0053450B">
        <w:rPr>
          <w:rStyle w:val="Refdecomentrio"/>
        </w:rPr>
        <w:commentReference w:id="333"/>
      </w:r>
      <w:r>
        <w:rPr>
          <w:sz w:val="24"/>
          <w:szCs w:val="24"/>
        </w:rPr>
        <w:t>foi utilizado para verificar a efetividade do modelo.</w:t>
      </w:r>
    </w:p>
    <w:p w14:paraId="0551327E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 erro absoluto é o </w:t>
      </w:r>
      <w:commentRangeStart w:id="335"/>
      <w:r>
        <w:rPr>
          <w:sz w:val="24"/>
          <w:szCs w:val="24"/>
        </w:rPr>
        <w:t xml:space="preserve">valor real de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sz w:val="24"/>
          <w:szCs w:val="24"/>
        </w:rPr>
        <w:t xml:space="preserve"> subtraído pelo valor estimado de </w:t>
      </w:r>
      <m:oMath>
        <m:r>
          <w:rPr>
            <w:rFonts w:ascii="Cambria Math" w:hAnsi="Cambria Math"/>
            <w:sz w:val="24"/>
            <w:szCs w:val="24"/>
          </w:rPr>
          <m:t>x</m:t>
        </m:r>
        <w:commentRangeEnd w:id="335"/>
        <m:r>
          <m:rPr>
            <m:sty m:val="p"/>
          </m:rPr>
          <w:rPr>
            <w:rStyle w:val="Refdecomentrio"/>
          </w:rPr>
          <w:commentReference w:id="335"/>
        </m:r>
      </m:oMath>
      <w:r>
        <w:rPr>
          <w:sz w:val="24"/>
          <w:szCs w:val="24"/>
        </w:rPr>
        <w:t xml:space="preserve">, ou seja, 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</m:t>
            </m:r>
            <m:bar>
              <m:bar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e>
        </m:d>
      </m:oMath>
      <w:r>
        <w:rPr>
          <w:sz w:val="24"/>
          <w:szCs w:val="24"/>
        </w:rPr>
        <w:t xml:space="preserve"> (REAMAT, 2018). Portanto</w:t>
      </w:r>
      <w:ins w:id="336" w:author="Renato Dourado Maia" w:date="2018-05-20T19:24:00Z">
        <w:r w:rsidR="0053450B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o ideal é que este valor seja o menor possível.</w:t>
      </w:r>
    </w:p>
    <w:p w14:paraId="170AC6D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valor de R² fornece uma medida absoluta de ajuste do modelo aos dados fornecidos, ou seja, o quanto que uma variável dependente pode ser explicada pela variável independente e o ideal é que este valor seja próximo de 1 (JAMES et.al, 2017).</w:t>
      </w:r>
    </w:p>
    <w:p w14:paraId="137A1EDD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cálculo das métricas o conjunto de dados necessitou ser dividido entre treinamento e teste de acordo com a figura </w:t>
      </w:r>
      <w:del w:id="337" w:author="Renato Dourado Maia" w:date="2018-05-20T19:24:00Z">
        <w:r w:rsidDel="0053450B">
          <w:rPr>
            <w:sz w:val="24"/>
            <w:szCs w:val="24"/>
          </w:rPr>
          <w:delText>a seguir</w:delText>
        </w:r>
      </w:del>
      <w:ins w:id="338" w:author="Renato Dourado Maia" w:date="2018-05-20T19:24:00Z">
        <w:r w:rsidR="0053450B">
          <w:rPr>
            <w:sz w:val="24"/>
            <w:szCs w:val="24"/>
          </w:rPr>
          <w:t>30</w:t>
        </w:r>
      </w:ins>
      <w:r>
        <w:rPr>
          <w:sz w:val="24"/>
          <w:szCs w:val="24"/>
        </w:rPr>
        <w:t>:</w:t>
      </w:r>
    </w:p>
    <w:p w14:paraId="4EFEBD15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1DA89C55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8EC6075" wp14:editId="4F3D5A52">
            <wp:extent cx="5015888" cy="704479"/>
            <wp:effectExtent l="0" t="0" r="0" b="0"/>
            <wp:docPr id="1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5888" cy="704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22A37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ab/>
        <w:t>FIGURA 30: Separação do conjunto de dados entre treino e teste.</w:t>
      </w:r>
    </w:p>
    <w:p w14:paraId="649A68CE" w14:textId="77777777" w:rsidR="00E26083" w:rsidRDefault="00F46FC8">
      <w:p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ab/>
        <w:t>Fonte: O Autor</w:t>
      </w:r>
    </w:p>
    <w:p w14:paraId="12B38519" w14:textId="77777777" w:rsidR="00E26083" w:rsidRDefault="00E26083">
      <w:pPr>
        <w:spacing w:line="360" w:lineRule="auto"/>
        <w:jc w:val="both"/>
        <w:rPr>
          <w:sz w:val="20"/>
          <w:szCs w:val="20"/>
        </w:rPr>
      </w:pPr>
    </w:p>
    <w:p w14:paraId="0C05D6E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De acordo com o apresentado na figura</w:t>
      </w:r>
      <w:ins w:id="339" w:author="Renato Dourado Maia" w:date="2018-05-20T19:24:00Z">
        <w:r w:rsidR="0053450B">
          <w:rPr>
            <w:sz w:val="24"/>
            <w:szCs w:val="24"/>
          </w:rPr>
          <w:t xml:space="preserve"> 30</w:t>
        </w:r>
      </w:ins>
      <w:r>
        <w:rPr>
          <w:sz w:val="24"/>
          <w:szCs w:val="24"/>
        </w:rPr>
        <w:t xml:space="preserve">, as linhas 1 e 2 são responsáveis por atribuir </w:t>
      </w:r>
      <w:del w:id="340" w:author="Renato Dourado Maia" w:date="2018-05-20T19:24:00Z">
        <w:r w:rsidDel="0053450B">
          <w:rPr>
            <w:sz w:val="24"/>
            <w:szCs w:val="24"/>
          </w:rPr>
          <w:delText xml:space="preserve">as </w:delText>
        </w:r>
      </w:del>
      <w:ins w:id="341" w:author="Renato Dourado Maia" w:date="2018-05-20T19:24:00Z">
        <w:r w:rsidR="0053450B">
          <w:rPr>
            <w:sz w:val="24"/>
            <w:szCs w:val="24"/>
          </w:rPr>
          <w:t xml:space="preserve">às </w:t>
        </w:r>
      </w:ins>
      <w:r>
        <w:rPr>
          <w:sz w:val="24"/>
          <w:szCs w:val="24"/>
        </w:rPr>
        <w:t xml:space="preserve">variáveis ‘x’ e ‘y’ os valores contidos no </w:t>
      </w:r>
      <w:proofErr w:type="spellStart"/>
      <w:r>
        <w:rPr>
          <w:i/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, em forma de um </w:t>
      </w:r>
      <w:proofErr w:type="spellStart"/>
      <w:r>
        <w:rPr>
          <w:i/>
          <w:sz w:val="24"/>
          <w:szCs w:val="24"/>
        </w:rPr>
        <w:t>array</w:t>
      </w:r>
      <w:proofErr w:type="spellEnd"/>
      <w:r>
        <w:rPr>
          <w:sz w:val="24"/>
          <w:szCs w:val="24"/>
        </w:rPr>
        <w:t>.</w:t>
      </w:r>
    </w:p>
    <w:p w14:paraId="5711B54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  <w:pPrChange w:id="342" w:author="Renato Dourado Maia" w:date="2018-05-20T19:24:00Z">
          <w:pPr>
            <w:spacing w:line="360" w:lineRule="auto"/>
            <w:jc w:val="both"/>
          </w:pPr>
        </w:pPrChange>
      </w:pPr>
      <w:r>
        <w:rPr>
          <w:sz w:val="24"/>
          <w:szCs w:val="24"/>
        </w:rPr>
        <w:t>Importa-se da biblioteca o método responsável, linha 4. Por fim atribui-se às variáveis ‘</w:t>
      </w:r>
      <w:proofErr w:type="spellStart"/>
      <w:r>
        <w:rPr>
          <w:sz w:val="24"/>
          <w:szCs w:val="24"/>
        </w:rPr>
        <w:t>x_train</w:t>
      </w:r>
      <w:proofErr w:type="spellEnd"/>
      <w:r>
        <w:rPr>
          <w:sz w:val="24"/>
          <w:szCs w:val="24"/>
        </w:rPr>
        <w:t>’, ‘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>’, ‘</w:t>
      </w:r>
      <w:proofErr w:type="spellStart"/>
      <w:r>
        <w:rPr>
          <w:sz w:val="24"/>
          <w:szCs w:val="24"/>
        </w:rPr>
        <w:t>y_train</w:t>
      </w:r>
      <w:proofErr w:type="spellEnd"/>
      <w:r>
        <w:rPr>
          <w:sz w:val="24"/>
          <w:szCs w:val="24"/>
        </w:rPr>
        <w:t>’, ‘</w:t>
      </w:r>
      <w:proofErr w:type="spellStart"/>
      <w:r>
        <w:rPr>
          <w:sz w:val="24"/>
          <w:szCs w:val="24"/>
        </w:rPr>
        <w:t>y_test</w:t>
      </w:r>
      <w:proofErr w:type="spellEnd"/>
      <w:r>
        <w:rPr>
          <w:sz w:val="24"/>
          <w:szCs w:val="24"/>
        </w:rPr>
        <w:t xml:space="preserve">’ o resultado da separação, que neste caso foi </w:t>
      </w:r>
      <w:commentRangeStart w:id="343"/>
      <w:proofErr w:type="spellStart"/>
      <w:r>
        <w:rPr>
          <w:sz w:val="24"/>
          <w:szCs w:val="24"/>
        </w:rPr>
        <w:t>setado</w:t>
      </w:r>
      <w:commentRangeEnd w:id="343"/>
      <w:proofErr w:type="spellEnd"/>
      <w:r w:rsidR="0053450B">
        <w:rPr>
          <w:rStyle w:val="Refdecomentrio"/>
        </w:rPr>
        <w:commentReference w:id="343"/>
      </w:r>
      <w:r>
        <w:rPr>
          <w:sz w:val="24"/>
          <w:szCs w:val="24"/>
        </w:rPr>
        <w:t xml:space="preserve">, pelo parâmetro </w:t>
      </w:r>
      <w:proofErr w:type="spellStart"/>
      <w:r>
        <w:rPr>
          <w:sz w:val="24"/>
          <w:szCs w:val="24"/>
        </w:rPr>
        <w:t>test_size</w:t>
      </w:r>
      <w:proofErr w:type="spellEnd"/>
      <w:r>
        <w:rPr>
          <w:sz w:val="24"/>
          <w:szCs w:val="24"/>
        </w:rPr>
        <w:t>, que o conjunto de teste teria 20% do tamanho total deste conjunto.</w:t>
      </w:r>
    </w:p>
    <w:p w14:paraId="5D6362F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figura </w:t>
      </w:r>
      <w:del w:id="344" w:author="Renato Dourado Maia" w:date="2018-05-20T19:25:00Z">
        <w:r w:rsidDel="0053450B">
          <w:rPr>
            <w:sz w:val="24"/>
            <w:szCs w:val="24"/>
          </w:rPr>
          <w:delText xml:space="preserve">seguinte </w:delText>
        </w:r>
      </w:del>
      <w:ins w:id="345" w:author="Renato Dourado Maia" w:date="2018-05-20T19:25:00Z">
        <w:r w:rsidR="0053450B">
          <w:rPr>
            <w:sz w:val="24"/>
            <w:szCs w:val="24"/>
          </w:rPr>
          <w:t xml:space="preserve">31 </w:t>
        </w:r>
      </w:ins>
      <w:r>
        <w:rPr>
          <w:sz w:val="24"/>
          <w:szCs w:val="24"/>
        </w:rPr>
        <w:t>apresenta o método para cálculo e exibição das métricas:</w:t>
      </w:r>
    </w:p>
    <w:p w14:paraId="48D799B5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12308CA6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FBED241" wp14:editId="5694F8FB">
            <wp:extent cx="5734050" cy="1066800"/>
            <wp:effectExtent l="0" t="0" r="0" b="0"/>
            <wp:docPr id="34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907240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FIGURA 31: Método de avaliação do modelo linear.</w:t>
      </w:r>
    </w:p>
    <w:p w14:paraId="1F7BF910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Fonte: O Autor</w:t>
      </w:r>
    </w:p>
    <w:p w14:paraId="720E9F5F" w14:textId="77777777" w:rsidR="00E26083" w:rsidRDefault="00E26083">
      <w:pPr>
        <w:spacing w:line="240" w:lineRule="auto"/>
        <w:jc w:val="both"/>
        <w:rPr>
          <w:sz w:val="20"/>
          <w:szCs w:val="20"/>
        </w:rPr>
      </w:pPr>
    </w:p>
    <w:p w14:paraId="3604E11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Nas linhas 4 e 5 cria-se um objeto </w:t>
      </w:r>
      <w:proofErr w:type="spellStart"/>
      <w:r>
        <w:rPr>
          <w:sz w:val="24"/>
          <w:szCs w:val="24"/>
        </w:rPr>
        <w:t>regressor</w:t>
      </w:r>
      <w:proofErr w:type="spellEnd"/>
      <w:r>
        <w:rPr>
          <w:sz w:val="24"/>
          <w:szCs w:val="24"/>
        </w:rPr>
        <w:t xml:space="preserve"> linear e efetua-se o ajuste do conjunto de dados para treinamento. A linha 6 executa o método de predição com o</w:t>
      </w:r>
      <w:del w:id="346" w:author="Renato Dourado Maia" w:date="2018-05-20T19:25:00Z">
        <w:r w:rsidDel="00A9757B">
          <w:rPr>
            <w:sz w:val="24"/>
            <w:szCs w:val="24"/>
          </w:rPr>
          <w:delText>s</w:delText>
        </w:r>
      </w:del>
      <w:r>
        <w:rPr>
          <w:sz w:val="24"/>
          <w:szCs w:val="24"/>
        </w:rPr>
        <w:t xml:space="preserve"> conjunto de teste e na linha 7 a variável ‘</w:t>
      </w:r>
      <w:proofErr w:type="spellStart"/>
      <w:r>
        <w:rPr>
          <w:sz w:val="24"/>
          <w:szCs w:val="24"/>
        </w:rPr>
        <w:t>acuracia</w:t>
      </w:r>
      <w:proofErr w:type="spellEnd"/>
      <w:r>
        <w:rPr>
          <w:sz w:val="24"/>
          <w:szCs w:val="24"/>
        </w:rPr>
        <w:t xml:space="preserve">’, recebe os resultados executados </w:t>
      </w:r>
      <w:r>
        <w:rPr>
          <w:sz w:val="24"/>
          <w:szCs w:val="24"/>
        </w:rPr>
        <w:lastRenderedPageBreak/>
        <w:t xml:space="preserve">pela função de validação cruzada com </w:t>
      </w:r>
      <w:proofErr w:type="gramStart"/>
      <w:r>
        <w:rPr>
          <w:sz w:val="24"/>
          <w:szCs w:val="24"/>
        </w:rPr>
        <w:t>os conjunto</w:t>
      </w:r>
      <w:proofErr w:type="gramEnd"/>
      <w:r>
        <w:rPr>
          <w:sz w:val="24"/>
          <w:szCs w:val="24"/>
        </w:rPr>
        <w:t xml:space="preserve"> de treinamento, sendo que são efetuados 10 testes, setados pelo parâmetro ‘</w:t>
      </w:r>
      <w:proofErr w:type="spellStart"/>
      <w:r>
        <w:rPr>
          <w:sz w:val="24"/>
          <w:szCs w:val="24"/>
        </w:rPr>
        <w:t>cv</w:t>
      </w:r>
      <w:proofErr w:type="spellEnd"/>
      <w:r>
        <w:rPr>
          <w:sz w:val="24"/>
          <w:szCs w:val="24"/>
        </w:rPr>
        <w:t xml:space="preserve">’. </w:t>
      </w:r>
    </w:p>
    <w:p w14:paraId="743B363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Nas linhas 8 e 9 solicita-se a impressão do resultado dos testes.</w:t>
      </w:r>
    </w:p>
    <w:p w14:paraId="1E9B010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tabela </w:t>
      </w:r>
      <w:del w:id="347" w:author="Renato Dourado Maia" w:date="2018-05-20T19:25:00Z">
        <w:r w:rsidDel="00A9757B">
          <w:rPr>
            <w:sz w:val="24"/>
            <w:szCs w:val="24"/>
          </w:rPr>
          <w:delText>seguinte</w:delText>
        </w:r>
      </w:del>
      <w:ins w:id="348" w:author="Renato Dourado Maia" w:date="2018-05-20T19:25:00Z">
        <w:r w:rsidR="00A9757B">
          <w:rPr>
            <w:sz w:val="24"/>
            <w:szCs w:val="24"/>
          </w:rPr>
          <w:t>3</w:t>
        </w:r>
      </w:ins>
      <w:del w:id="349" w:author="Renato Dourado Maia" w:date="2018-05-20T19:25:00Z">
        <w:r w:rsidDel="00A9757B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são apresentados os resultados dos cálculos das métricas do modelo linear.</w:t>
      </w:r>
    </w:p>
    <w:p w14:paraId="3B82E32D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2751FE54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TABELA 3</w:t>
      </w:r>
    </w:p>
    <w:p w14:paraId="0F96B336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Resultado do cálculo das métricas do modelo linear</w:t>
      </w:r>
    </w:p>
    <w:tbl>
      <w:tblPr>
        <w:tblStyle w:val="a1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2880"/>
        <w:gridCol w:w="2610"/>
        <w:gridCol w:w="1440"/>
      </w:tblGrid>
      <w:tr w:rsidR="00E26083" w14:paraId="25E0A12F" w14:textId="77777777">
        <w:tc>
          <w:tcPr>
            <w:tcW w:w="2100" w:type="dxa"/>
            <w:tcBorders>
              <w:lef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5D82A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Média Validação Cruzada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289EB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Desvio-Padrão da Validação Cruzada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11BAD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Média do Erro Absoluto (R$)</w:t>
            </w:r>
          </w:p>
        </w:tc>
        <w:tc>
          <w:tcPr>
            <w:tcW w:w="1440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3A767E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R²</w:t>
            </w:r>
          </w:p>
        </w:tc>
      </w:tr>
      <w:tr w:rsidR="00E26083" w14:paraId="3527DCE7" w14:textId="77777777">
        <w:tc>
          <w:tcPr>
            <w:tcW w:w="210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440A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0,6389</w:t>
            </w:r>
          </w:p>
        </w:tc>
        <w:tc>
          <w:tcPr>
            <w:tcW w:w="288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0D91A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0,0916</w:t>
            </w:r>
          </w:p>
        </w:tc>
        <w:tc>
          <w:tcPr>
            <w:tcW w:w="26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5882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</w:t>
            </w:r>
            <w:commentRangeStart w:id="350"/>
            <w:ins w:id="351" w:author="Renato Dourado Maia" w:date="2018-05-20T19:25:00Z">
              <w:r w:rsidR="00A9757B">
                <w:rPr>
                  <w:sz w:val="20"/>
                  <w:szCs w:val="20"/>
                </w:rPr>
                <w:t>.</w:t>
              </w:r>
              <w:commentRangeEnd w:id="350"/>
              <w:r w:rsidR="00A9757B">
                <w:rPr>
                  <w:rStyle w:val="Refdecomentrio"/>
                </w:rPr>
                <w:commentReference w:id="350"/>
              </w:r>
            </w:ins>
            <w:r>
              <w:rPr>
                <w:sz w:val="20"/>
                <w:szCs w:val="20"/>
              </w:rPr>
              <w:t>268,09</w:t>
            </w:r>
          </w:p>
        </w:tc>
        <w:tc>
          <w:tcPr>
            <w:tcW w:w="144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4DB2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0,4527</w:t>
            </w:r>
          </w:p>
        </w:tc>
      </w:tr>
    </w:tbl>
    <w:p w14:paraId="5552682D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Fonte: O Autor</w:t>
      </w:r>
    </w:p>
    <w:p w14:paraId="55737384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492381BE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Conforme visto na tabela 3, </w:t>
      </w:r>
      <w:proofErr w:type="gramStart"/>
      <w:r>
        <w:rPr>
          <w:sz w:val="24"/>
          <w:szCs w:val="24"/>
        </w:rPr>
        <w:t>o valores</w:t>
      </w:r>
      <w:proofErr w:type="gramEnd"/>
      <w:r>
        <w:rPr>
          <w:sz w:val="24"/>
          <w:szCs w:val="24"/>
        </w:rPr>
        <w:t xml:space="preserve"> das métricas da validação cruzada e do R² se mantiveram baixas, </w:t>
      </w:r>
      <w:commentRangeStart w:id="352"/>
      <w:r>
        <w:rPr>
          <w:sz w:val="24"/>
          <w:szCs w:val="24"/>
        </w:rPr>
        <w:t>anulando</w:t>
      </w:r>
      <w:commentRangeEnd w:id="352"/>
      <w:r w:rsidR="00A9757B">
        <w:rPr>
          <w:rStyle w:val="Refdecomentrio"/>
        </w:rPr>
        <w:commentReference w:id="352"/>
      </w:r>
      <w:r>
        <w:rPr>
          <w:sz w:val="24"/>
          <w:szCs w:val="24"/>
        </w:rPr>
        <w:t xml:space="preserve"> o uso desta técnica. </w:t>
      </w:r>
    </w:p>
    <w:p w14:paraId="72353A5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a abordagem através de um </w:t>
      </w:r>
      <w:proofErr w:type="spellStart"/>
      <w:r>
        <w:rPr>
          <w:sz w:val="24"/>
          <w:szCs w:val="24"/>
        </w:rPr>
        <w:t>regressor</w:t>
      </w:r>
      <w:proofErr w:type="spellEnd"/>
      <w:r>
        <w:rPr>
          <w:sz w:val="24"/>
          <w:szCs w:val="24"/>
        </w:rPr>
        <w:t xml:space="preserve"> linear se provou </w:t>
      </w:r>
      <w:commentRangeStart w:id="353"/>
      <w:r>
        <w:rPr>
          <w:sz w:val="24"/>
          <w:szCs w:val="24"/>
        </w:rPr>
        <w:t>a menos indicada</w:t>
      </w:r>
      <w:commentRangeEnd w:id="353"/>
      <w:r w:rsidR="00A9757B">
        <w:rPr>
          <w:rStyle w:val="Refdecomentrio"/>
        </w:rPr>
        <w:commentReference w:id="353"/>
      </w:r>
      <w:r>
        <w:rPr>
          <w:sz w:val="24"/>
          <w:szCs w:val="24"/>
        </w:rPr>
        <w:t>, o objetivo passou a construção de uma árvore de decisão, pois uma de suas vantagens é poder ser utilizada em sistemas não lineares (RASCHKA e MIRJALILI, 2017).</w:t>
      </w:r>
    </w:p>
    <w:p w14:paraId="7F0C70D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construção da árvore de decisão foi efetuada em quatro etapas:</w:t>
      </w:r>
    </w:p>
    <w:p w14:paraId="1B52333D" w14:textId="77777777" w:rsidR="00E26083" w:rsidRDefault="00F46FC8">
      <w:pPr>
        <w:numPr>
          <w:ilvl w:val="0"/>
          <w:numId w:val="13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Pré-processamento dos dados.</w:t>
      </w:r>
    </w:p>
    <w:p w14:paraId="3B846F1F" w14:textId="77777777" w:rsidR="00E26083" w:rsidRDefault="00F46FC8">
      <w:pPr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Separação do conjunto de dados entre treinamento e teste.</w:t>
      </w:r>
    </w:p>
    <w:p w14:paraId="62A7C86F" w14:textId="77777777" w:rsidR="00E26083" w:rsidRDefault="00F46FC8">
      <w:pPr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Construção do modelo.</w:t>
      </w:r>
    </w:p>
    <w:p w14:paraId="59C131CD" w14:textId="77777777" w:rsidR="00E26083" w:rsidRDefault="00F46FC8">
      <w:pPr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Definição da profundidade, através dos resultados apresentados após cada treinamento dos dados de treinamento e predição com o conjunto de teste.</w:t>
      </w:r>
    </w:p>
    <w:p w14:paraId="63A05964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pré-processamento dos dados e divisão do conjunto de dados entre treinamento e teste, foi feita da mesma forma que para o </w:t>
      </w:r>
      <w:proofErr w:type="spellStart"/>
      <w:r>
        <w:rPr>
          <w:sz w:val="24"/>
          <w:szCs w:val="24"/>
        </w:rPr>
        <w:t>regressor</w:t>
      </w:r>
      <w:proofErr w:type="spellEnd"/>
      <w:r>
        <w:rPr>
          <w:sz w:val="24"/>
          <w:szCs w:val="24"/>
        </w:rPr>
        <w:t xml:space="preserve"> linear.</w:t>
      </w:r>
    </w:p>
    <w:p w14:paraId="19923BF4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construção do modelo, etapa três, se deu conforme apresentado na figura 32:</w:t>
      </w:r>
    </w:p>
    <w:p w14:paraId="1A12C554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5D28D825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C208848" wp14:editId="7718F67D">
            <wp:extent cx="3495675" cy="295275"/>
            <wp:effectExtent l="0" t="0" r="0" b="0"/>
            <wp:docPr id="67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F8D8DD" w14:textId="77777777" w:rsidR="00E26083" w:rsidRDefault="00F46FC8">
      <w:pPr>
        <w:spacing w:line="240" w:lineRule="auto"/>
        <w:ind w:left="1440"/>
        <w:jc w:val="both"/>
        <w:rPr>
          <w:sz w:val="20"/>
          <w:szCs w:val="20"/>
        </w:rPr>
      </w:pPr>
      <w:r>
        <w:rPr>
          <w:sz w:val="24"/>
          <w:szCs w:val="24"/>
        </w:rPr>
        <w:t xml:space="preserve">      </w:t>
      </w:r>
      <w:r>
        <w:rPr>
          <w:sz w:val="20"/>
          <w:szCs w:val="20"/>
        </w:rPr>
        <w:t>FIGURA 32: Construção do modelo.</w:t>
      </w:r>
    </w:p>
    <w:p w14:paraId="1FA44C76" w14:textId="77777777" w:rsidR="00E26083" w:rsidRDefault="00F46FC8">
      <w:pPr>
        <w:spacing w:line="240" w:lineRule="auto"/>
        <w:ind w:left="720"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Fonte: O Autor</w:t>
      </w:r>
    </w:p>
    <w:p w14:paraId="7D160ADB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51AB690C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última etapa consistiu em definir a profundidade do nível da árvore de decisão e para isto foi gerado um método que alterava o valor de profundidade, treinava o modelo, com o conjunto de treinamento, e efetuava a predição com os dados de teste.</w:t>
      </w:r>
    </w:p>
    <w:p w14:paraId="37E9C40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Após cada treinamento e teste o resultado dos indicadores da efetividade do modelo eram impressos. Os indicadores foram os mesmos utilizados para o modelo linear.</w:t>
      </w:r>
    </w:p>
    <w:p w14:paraId="1E11419E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figura 33 apresenta o método:</w:t>
      </w:r>
    </w:p>
    <w:p w14:paraId="170F096A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36E8F822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3B50C6E" wp14:editId="23AA848C">
            <wp:extent cx="5918990" cy="1058362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8990" cy="1058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3F4EA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FIGURA 33: Método de avaliação e definição da profundidade da árvore de decisão.</w:t>
      </w:r>
    </w:p>
    <w:p w14:paraId="3B577034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Fonte: O Autor</w:t>
      </w:r>
    </w:p>
    <w:p w14:paraId="24784166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3471BCF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Os níveis de profundidade da árvore foram testados, conforme linha 4, dos valores de 5 até 25.</w:t>
      </w:r>
    </w:p>
    <w:p w14:paraId="0A6B6AE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valor máximo de 25 foi escolhido, pois conforme a figura 34, em um teste com 100 árvores, as maiores variações de métrica ocorrem até, aproximadamente, este valor.</w:t>
      </w:r>
    </w:p>
    <w:p w14:paraId="55F126F0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FABA541" wp14:editId="56EFA9DF">
            <wp:extent cx="3306150" cy="2472893"/>
            <wp:effectExtent l="0" t="0" r="0" b="0"/>
            <wp:docPr id="39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6150" cy="2472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FAB2B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</w:t>
      </w:r>
      <w:commentRangeStart w:id="354"/>
      <w:r>
        <w:rPr>
          <w:sz w:val="20"/>
          <w:szCs w:val="20"/>
        </w:rPr>
        <w:t xml:space="preserve">FIGURA </w:t>
      </w:r>
      <w:commentRangeEnd w:id="354"/>
      <w:r w:rsidR="00A9757B">
        <w:rPr>
          <w:rStyle w:val="Refdecomentrio"/>
        </w:rPr>
        <w:commentReference w:id="354"/>
      </w:r>
      <w:r>
        <w:rPr>
          <w:sz w:val="20"/>
          <w:szCs w:val="20"/>
        </w:rPr>
        <w:t>34: Teste do modelo com 100 árvores.</w:t>
      </w:r>
    </w:p>
    <w:p w14:paraId="1A064C44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</w:t>
      </w:r>
      <w:r>
        <w:rPr>
          <w:sz w:val="20"/>
          <w:szCs w:val="20"/>
        </w:rPr>
        <w:tab/>
        <w:t>Fonte: O Autor</w:t>
      </w:r>
    </w:p>
    <w:p w14:paraId="7EA896A7" w14:textId="77777777" w:rsidR="00E26083" w:rsidRDefault="00E26083">
      <w:pPr>
        <w:spacing w:line="360" w:lineRule="auto"/>
        <w:rPr>
          <w:sz w:val="20"/>
          <w:szCs w:val="20"/>
        </w:rPr>
      </w:pPr>
    </w:p>
    <w:p w14:paraId="24A88F9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</w:t>
      </w:r>
      <w:proofErr w:type="spellStart"/>
      <w:r>
        <w:rPr>
          <w:sz w:val="24"/>
          <w:szCs w:val="24"/>
        </w:rPr>
        <w:t>setar</w:t>
      </w:r>
      <w:proofErr w:type="spellEnd"/>
      <w:r>
        <w:rPr>
          <w:sz w:val="24"/>
          <w:szCs w:val="24"/>
        </w:rPr>
        <w:t xml:space="preserve"> o nível de profundidade o parâmetro ‘</w:t>
      </w:r>
      <w:proofErr w:type="spellStart"/>
      <w:r>
        <w:rPr>
          <w:i/>
          <w:sz w:val="24"/>
          <w:szCs w:val="24"/>
        </w:rPr>
        <w:t>max_depth</w:t>
      </w:r>
      <w:proofErr w:type="spellEnd"/>
      <w:r>
        <w:rPr>
          <w:sz w:val="24"/>
          <w:szCs w:val="24"/>
        </w:rPr>
        <w:t>’, recebeu o valor corrente da variável ‘p’ e para garantir que o conjunto de dados fosse treinado sempre na mesma ordem o parâmetro ‘</w:t>
      </w:r>
      <w:proofErr w:type="spellStart"/>
      <w:r>
        <w:rPr>
          <w:i/>
          <w:sz w:val="24"/>
          <w:szCs w:val="24"/>
        </w:rPr>
        <w:t>random_state</w:t>
      </w:r>
      <w:proofErr w:type="spellEnd"/>
      <w:r>
        <w:rPr>
          <w:sz w:val="24"/>
          <w:szCs w:val="24"/>
        </w:rPr>
        <w:t>’, recebeu o valor 0.</w:t>
      </w:r>
    </w:p>
    <w:p w14:paraId="71993E5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Na linha 7 a variável ‘</w:t>
      </w:r>
      <w:proofErr w:type="spellStart"/>
      <w:r>
        <w:rPr>
          <w:sz w:val="24"/>
          <w:szCs w:val="24"/>
        </w:rPr>
        <w:t>y_predict</w:t>
      </w:r>
      <w:proofErr w:type="spellEnd"/>
      <w:r>
        <w:rPr>
          <w:sz w:val="24"/>
          <w:szCs w:val="24"/>
        </w:rPr>
        <w:t>’</w:t>
      </w:r>
      <w:del w:id="355" w:author="Renato Dourado Maia" w:date="2018-05-20T19:28:00Z">
        <w:r w:rsidDel="00A9757B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recebe os resultados</w:t>
      </w:r>
      <w:del w:id="356" w:author="Renato Dourado Maia" w:date="2018-05-20T19:28:00Z">
        <w:r w:rsidDel="00A9757B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referentes </w:t>
      </w:r>
      <w:del w:id="357" w:author="Renato Dourado Maia" w:date="2018-05-20T19:28:00Z">
        <w:r w:rsidDel="00A9757B">
          <w:rPr>
            <w:sz w:val="24"/>
            <w:szCs w:val="24"/>
          </w:rPr>
          <w:delText>a</w:delText>
        </w:r>
      </w:del>
      <w:ins w:id="358" w:author="Renato Dourado Maia" w:date="2018-05-20T19:28:00Z">
        <w:r w:rsidR="00A9757B">
          <w:rPr>
            <w:sz w:val="24"/>
            <w:szCs w:val="24"/>
          </w:rPr>
          <w:t>à</w:t>
        </w:r>
      </w:ins>
      <w:r>
        <w:rPr>
          <w:sz w:val="24"/>
          <w:szCs w:val="24"/>
        </w:rPr>
        <w:t xml:space="preserve"> predição do conjunto de teste.</w:t>
      </w:r>
    </w:p>
    <w:p w14:paraId="1EF9691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As linhas 9 e 10 são responsáveis por receber e imprimir o resultado das métricas da eficiência de cada nível de profundidade da árvore.</w:t>
      </w:r>
    </w:p>
    <w:p w14:paraId="6140ACE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del w:id="359" w:author="Renato Dourado Maia" w:date="2018-05-20T19:29:00Z">
        <w:r w:rsidDel="00A9757B">
          <w:rPr>
            <w:sz w:val="24"/>
            <w:szCs w:val="24"/>
          </w:rPr>
          <w:delText>Abaixo, a</w:delText>
        </w:r>
      </w:del>
      <w:ins w:id="360" w:author="Renato Dourado Maia" w:date="2018-05-20T19:29:00Z">
        <w:r w:rsidR="00A9757B">
          <w:rPr>
            <w:sz w:val="24"/>
            <w:szCs w:val="24"/>
          </w:rPr>
          <w:t>A</w:t>
        </w:r>
      </w:ins>
      <w:r>
        <w:rPr>
          <w:sz w:val="24"/>
          <w:szCs w:val="24"/>
        </w:rPr>
        <w:t xml:space="preserve"> tabela 4</w:t>
      </w:r>
      <w:del w:id="361" w:author="Renato Dourado Maia" w:date="2018-05-20T19:29:00Z">
        <w:r w:rsidDel="00A9757B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exibe os resultados da métricas de cada nível:</w:t>
      </w:r>
    </w:p>
    <w:p w14:paraId="09352FAC" w14:textId="77777777" w:rsidR="00E26083" w:rsidRDefault="00E26083">
      <w:pPr>
        <w:spacing w:line="240" w:lineRule="auto"/>
        <w:jc w:val="center"/>
        <w:rPr>
          <w:sz w:val="24"/>
          <w:szCs w:val="24"/>
        </w:rPr>
      </w:pPr>
    </w:p>
    <w:p w14:paraId="58729D98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TABELA 4</w:t>
      </w:r>
    </w:p>
    <w:p w14:paraId="4014AE54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Resultado das métricas da árvore de decisão, de acordo com sua profundidade</w:t>
      </w:r>
    </w:p>
    <w:tbl>
      <w:tblPr>
        <w:tblStyle w:val="a2"/>
        <w:tblW w:w="903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605"/>
        <w:gridCol w:w="2100"/>
        <w:gridCol w:w="2055"/>
        <w:gridCol w:w="1605"/>
      </w:tblGrid>
      <w:tr w:rsidR="00E26083" w14:paraId="74063CFE" w14:textId="77777777">
        <w:tc>
          <w:tcPr>
            <w:tcW w:w="1665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0ABBF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Profundidade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9B96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Média Validação Cruzada</w:t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B219A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Desvio-Padrão da Validação Cruzada</w:t>
            </w:r>
          </w:p>
        </w:tc>
        <w:tc>
          <w:tcPr>
            <w:tcW w:w="2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D4E1B7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Média do Erro Absoluto (R$)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E42257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R²</w:t>
            </w:r>
          </w:p>
        </w:tc>
      </w:tr>
      <w:tr w:rsidR="00E26083" w14:paraId="74192773" w14:textId="77777777">
        <w:tc>
          <w:tcPr>
            <w:tcW w:w="1665" w:type="dxa"/>
            <w:tcBorders>
              <w:top w:val="single" w:sz="8" w:space="0" w:color="000000"/>
              <w:lef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ED0DD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605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F7A0B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0,7683</w:t>
            </w:r>
          </w:p>
        </w:tc>
        <w:tc>
          <w:tcPr>
            <w:tcW w:w="2100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99D9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0,1230</w:t>
            </w:r>
          </w:p>
        </w:tc>
        <w:tc>
          <w:tcPr>
            <w:tcW w:w="2055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04A8E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</w:t>
            </w:r>
            <w:bookmarkStart w:id="362" w:name="_GoBack"/>
            <w:bookmarkEnd w:id="362"/>
            <w:r>
              <w:rPr>
                <w:sz w:val="20"/>
                <w:szCs w:val="20"/>
              </w:rPr>
              <w:t>808,86</w:t>
            </w:r>
          </w:p>
        </w:tc>
        <w:tc>
          <w:tcPr>
            <w:tcW w:w="1605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8FE1A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0,5145</w:t>
            </w:r>
          </w:p>
        </w:tc>
      </w:tr>
      <w:tr w:rsidR="00E26083" w14:paraId="0BB4D18C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B5839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4367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0,7623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AFA3A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0,1556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E7257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37086,16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5435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0,5738</w:t>
            </w:r>
          </w:p>
        </w:tc>
      </w:tr>
      <w:tr w:rsidR="00E26083" w14:paraId="2BC18524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7AE2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0837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0,7769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FD3F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0,1398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3172D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35937,07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CE388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0,5805</w:t>
            </w:r>
          </w:p>
        </w:tc>
      </w:tr>
      <w:tr w:rsidR="00E26083" w14:paraId="327FC36B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D7A6A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E012A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0,7797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F54C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0,1308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3B900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32791,86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CE7A8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0,6265</w:t>
            </w:r>
          </w:p>
        </w:tc>
      </w:tr>
      <w:tr w:rsidR="00E26083" w14:paraId="1AA330F0" w14:textId="77777777">
        <w:tc>
          <w:tcPr>
            <w:tcW w:w="166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8A55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60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CB1E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0,7714</w:t>
            </w:r>
          </w:p>
        </w:tc>
        <w:tc>
          <w:tcPr>
            <w:tcW w:w="210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17CE7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0,1506</w:t>
            </w:r>
          </w:p>
        </w:tc>
        <w:tc>
          <w:tcPr>
            <w:tcW w:w="205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1742D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36885,14</w:t>
            </w:r>
          </w:p>
        </w:tc>
        <w:tc>
          <w:tcPr>
            <w:tcW w:w="160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2960D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0,5408</w:t>
            </w:r>
          </w:p>
        </w:tc>
      </w:tr>
    </w:tbl>
    <w:p w14:paraId="01993438" w14:textId="77777777" w:rsidR="00E26083" w:rsidRDefault="00F46FC8">
      <w:p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Fonte: O Autor</w:t>
      </w:r>
    </w:p>
    <w:p w14:paraId="6D74F154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commentRangeStart w:id="363"/>
      <w:r>
        <w:rPr>
          <w:sz w:val="24"/>
          <w:szCs w:val="24"/>
        </w:rPr>
        <w:t>Com base nos valores apresentados, na tabela 4, o nível de profundidade com maior eficiência é o 20</w:t>
      </w:r>
      <w:commentRangeEnd w:id="363"/>
      <w:r w:rsidR="00A9757B">
        <w:rPr>
          <w:rStyle w:val="Refdecomentrio"/>
        </w:rPr>
        <w:commentReference w:id="363"/>
      </w:r>
      <w:r>
        <w:rPr>
          <w:sz w:val="24"/>
          <w:szCs w:val="24"/>
        </w:rPr>
        <w:t xml:space="preserve">. Mas apesar da melhora em relação ao modelo linear, os valores de média de validação cruzada e R² se mantiveram bem abaixo do 1 ideal, o que indicou que somente uma árvore não era suficiente para garantir um </w:t>
      </w:r>
      <w:proofErr w:type="spellStart"/>
      <w:r>
        <w:rPr>
          <w:sz w:val="24"/>
          <w:szCs w:val="24"/>
        </w:rPr>
        <w:t>regressor</w:t>
      </w:r>
      <w:proofErr w:type="spellEnd"/>
      <w:r>
        <w:rPr>
          <w:sz w:val="24"/>
          <w:szCs w:val="24"/>
        </w:rPr>
        <w:t xml:space="preserve"> consistente.</w:t>
      </w:r>
    </w:p>
    <w:p w14:paraId="3A5B0B1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causa deste motivo o mesmo método de cálculo de métricas foi aplicado em uma floresta aleatória, </w:t>
      </w:r>
      <w:commentRangeStart w:id="364"/>
      <w:r>
        <w:rPr>
          <w:sz w:val="24"/>
          <w:szCs w:val="24"/>
        </w:rPr>
        <w:t xml:space="preserve">em que </w:t>
      </w:r>
      <w:commentRangeEnd w:id="364"/>
      <w:r w:rsidR="00A9757B">
        <w:rPr>
          <w:rStyle w:val="Refdecomentrio"/>
        </w:rPr>
        <w:commentReference w:id="364"/>
      </w:r>
      <w:r>
        <w:rPr>
          <w:sz w:val="24"/>
          <w:szCs w:val="24"/>
        </w:rPr>
        <w:t>a quantidade de árvores e profundidade eram alterados automaticamente e o resultado exibido ao final.</w:t>
      </w:r>
    </w:p>
    <w:p w14:paraId="51C4719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del w:id="365" w:author="Renato Dourado Maia" w:date="2018-05-20T19:30:00Z">
        <w:r w:rsidDel="00A9757B">
          <w:rPr>
            <w:sz w:val="24"/>
            <w:szCs w:val="24"/>
          </w:rPr>
          <w:delText>A seguir na</w:delText>
        </w:r>
      </w:del>
      <w:ins w:id="366" w:author="Renato Dourado Maia" w:date="2018-05-20T19:30:00Z">
        <w:r w:rsidR="00A9757B">
          <w:rPr>
            <w:sz w:val="24"/>
            <w:szCs w:val="24"/>
          </w:rPr>
          <w:t>Na</w:t>
        </w:r>
      </w:ins>
      <w:r>
        <w:rPr>
          <w:sz w:val="24"/>
          <w:szCs w:val="24"/>
        </w:rPr>
        <w:t xml:space="preserve"> figura 35</w:t>
      </w:r>
      <w:del w:id="367" w:author="Renato Dourado Maia" w:date="2018-05-20T19:30:00Z">
        <w:r w:rsidDel="00A9757B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tem-se o método criado para teste de uma floresta aleatória:</w:t>
      </w:r>
    </w:p>
    <w:p w14:paraId="78470665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57CD4EA5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354A222" wp14:editId="20DCCF31">
            <wp:extent cx="5734050" cy="1130300"/>
            <wp:effectExtent l="0" t="0" r="0" b="0"/>
            <wp:docPr id="68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4EF6D1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FIGURA 35: Método de cálculo para floresta aleatória.</w:t>
      </w:r>
    </w:p>
    <w:p w14:paraId="425F98D3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Fonte: O Autor</w:t>
      </w:r>
    </w:p>
    <w:p w14:paraId="6876BBE1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2E128FC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 relação ao método anterior as únicas diferenças se encontram das linhas 4 a 6, pois nas linhas 4 e 5 são feitas duas iterações que alteram o número de árvores e a profundidade. Na linha 6 cria-se um </w:t>
      </w:r>
      <w:proofErr w:type="spellStart"/>
      <w:r>
        <w:rPr>
          <w:sz w:val="24"/>
          <w:szCs w:val="24"/>
        </w:rPr>
        <w:t>regressor</w:t>
      </w:r>
      <w:proofErr w:type="spellEnd"/>
      <w:r>
        <w:rPr>
          <w:sz w:val="24"/>
          <w:szCs w:val="24"/>
        </w:rPr>
        <w:t xml:space="preserve"> de Floresta Aleatória.</w:t>
      </w:r>
    </w:p>
    <w:p w14:paraId="19230530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Os resultados das métricas são apresentados na tabela seguinte.</w:t>
      </w:r>
    </w:p>
    <w:p w14:paraId="6F8ABCE1" w14:textId="77777777" w:rsidR="00E26083" w:rsidRDefault="00E26083">
      <w:pPr>
        <w:spacing w:line="360" w:lineRule="auto"/>
        <w:jc w:val="center"/>
        <w:rPr>
          <w:sz w:val="24"/>
          <w:szCs w:val="24"/>
        </w:rPr>
      </w:pPr>
    </w:p>
    <w:p w14:paraId="387CF7A7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TABELA 5</w:t>
      </w:r>
    </w:p>
    <w:p w14:paraId="2D359B82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Resultado das métricas da floresta aleatória, de acordo com quantidade de árvores e profundidade</w:t>
      </w:r>
    </w:p>
    <w:tbl>
      <w:tblPr>
        <w:tblStyle w:val="a3"/>
        <w:tblW w:w="9045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680"/>
        <w:gridCol w:w="2250"/>
        <w:gridCol w:w="2145"/>
        <w:gridCol w:w="1305"/>
      </w:tblGrid>
      <w:tr w:rsidR="00E26083" w14:paraId="78859208" w14:textId="77777777">
        <w:tc>
          <w:tcPr>
            <w:tcW w:w="16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9B9BE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Árvores / Profundidade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B89FF1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Média Validação Cruzada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CD536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Desvio-Padrão da Validação Cruzada</w:t>
            </w:r>
          </w:p>
        </w:tc>
        <w:tc>
          <w:tcPr>
            <w:tcW w:w="21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EC71C6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Média do Erro Absoluto (R$)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D5AE1E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R²</w:t>
            </w:r>
          </w:p>
        </w:tc>
      </w:tr>
      <w:tr w:rsidR="00E26083" w14:paraId="6DDB3E3C" w14:textId="77777777">
        <w:tc>
          <w:tcPr>
            <w:tcW w:w="1665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034A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 / 5</w:t>
            </w:r>
          </w:p>
        </w:tc>
        <w:tc>
          <w:tcPr>
            <w:tcW w:w="1680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05B9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0,8048</w:t>
            </w:r>
          </w:p>
        </w:tc>
        <w:tc>
          <w:tcPr>
            <w:tcW w:w="2250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735F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0,1071</w:t>
            </w:r>
          </w:p>
        </w:tc>
        <w:tc>
          <w:tcPr>
            <w:tcW w:w="2145" w:type="dxa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DBA0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51561,28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760643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0,6585</w:t>
            </w:r>
          </w:p>
        </w:tc>
      </w:tr>
      <w:tr w:rsidR="00E26083" w14:paraId="0193A3D7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F746B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 / 10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1E0A6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0,8358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4077D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0,8300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400F51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34714,23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986626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0,7047</w:t>
            </w:r>
          </w:p>
        </w:tc>
      </w:tr>
      <w:tr w:rsidR="00E26083" w14:paraId="63377A6F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10F07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 / 15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A418D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0,8491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1CAE6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0,0747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F1C7C6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36565,53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89D830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0,6918</w:t>
            </w:r>
          </w:p>
        </w:tc>
      </w:tr>
      <w:tr w:rsidR="00E26083" w14:paraId="033AF7F5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0DBB9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 / 20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A3B86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0,8405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A4C10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0,0813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B4C720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34840,55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47CAC6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0,6929</w:t>
            </w:r>
          </w:p>
        </w:tc>
      </w:tr>
      <w:tr w:rsidR="00E26083" w14:paraId="49A69D1D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7264F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 / 25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54FF0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0,8442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86D3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0,0797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F39D8E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35548,32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F03177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0,7051</w:t>
            </w:r>
          </w:p>
        </w:tc>
      </w:tr>
      <w:tr w:rsidR="00E26083" w14:paraId="64433402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6372E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 / 5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FAAC9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0,8085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7E160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0,1094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7DD931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47564,53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022B47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0,7132</w:t>
            </w:r>
          </w:p>
        </w:tc>
      </w:tr>
      <w:tr w:rsidR="00E26083" w14:paraId="5EB5F571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F1C41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 / 10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8FD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0,8393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983EB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0,0885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36B3CA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33223,20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9C0D4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0,7607</w:t>
            </w:r>
          </w:p>
        </w:tc>
      </w:tr>
      <w:tr w:rsidR="00E26083" w14:paraId="29A9D790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5E70A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 / 15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D2F31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0,8467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84C5B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0,0872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B62BEF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33581,44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C0207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0,7517</w:t>
            </w:r>
          </w:p>
        </w:tc>
      </w:tr>
      <w:tr w:rsidR="00E26083" w14:paraId="365CCB20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F657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 / 20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52C67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0,8381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523B1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0,0952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57009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32772,93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BE58AE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0,7498</w:t>
            </w:r>
          </w:p>
        </w:tc>
      </w:tr>
      <w:tr w:rsidR="00E26083" w14:paraId="76B54112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9622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 / 25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6DEEA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0,8405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276B2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0,0932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1073A3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33817,69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31206A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0,7524</w:t>
            </w:r>
          </w:p>
        </w:tc>
      </w:tr>
      <w:tr w:rsidR="00E26083" w14:paraId="1091B354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E431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 / 5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033B3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0,8174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C474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0,0947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071BD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46055,14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C34DEF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0,7065</w:t>
            </w:r>
          </w:p>
        </w:tc>
      </w:tr>
      <w:tr w:rsidR="00E26083" w14:paraId="6CEB4067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95E67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 / 10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77ACB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0,8500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EB4B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0,0768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2854DB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32568,22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4C371E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0,7523</w:t>
            </w:r>
          </w:p>
        </w:tc>
      </w:tr>
      <w:tr w:rsidR="00E26083" w14:paraId="151F1DDB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2ACB3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 / 15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81D7B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0,8575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FB1FA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0,0739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2BA9CD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32370,09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1DD91D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0,7647</w:t>
            </w:r>
          </w:p>
        </w:tc>
      </w:tr>
      <w:tr w:rsidR="00E26083" w14:paraId="39B69BC1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918D2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15 / 20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A2E51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0,8496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FC732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0,0811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69A70D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31824,14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3A680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0,7507</w:t>
            </w:r>
          </w:p>
        </w:tc>
      </w:tr>
      <w:tr w:rsidR="00E26083" w14:paraId="74A425CD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21DA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 / 25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8174F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0,8523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31FC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0,0781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C69BF7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32647,13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5A0CA7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0,7541</w:t>
            </w:r>
          </w:p>
        </w:tc>
      </w:tr>
      <w:tr w:rsidR="00E26083" w14:paraId="61A4D961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B201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 / 5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AB426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0,8240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DEC91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0,0867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E983EB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45210,21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7690FB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0,7284</w:t>
            </w:r>
          </w:p>
        </w:tc>
      </w:tr>
      <w:tr w:rsidR="00E26083" w14:paraId="0F993DC0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4432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 / 10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195C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0,8555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C906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0,0694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9C51FF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32516,06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02A5A3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0,7598</w:t>
            </w:r>
          </w:p>
        </w:tc>
      </w:tr>
      <w:tr w:rsidR="00E26083" w14:paraId="00C3ED5B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2B8EF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 / 15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D558F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0,8606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81349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0,0706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78A42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31518,09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3EFEDA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0,7833</w:t>
            </w:r>
          </w:p>
        </w:tc>
      </w:tr>
      <w:tr w:rsidR="00E26083" w14:paraId="614ADEE3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56EC8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 / 20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7EDB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0,8545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82D12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0,0766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45FB69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30885,83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CAA5E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0,7714</w:t>
            </w:r>
          </w:p>
        </w:tc>
      </w:tr>
      <w:tr w:rsidR="00E26083" w14:paraId="50F2C724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59A1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 / 25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5F060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0,8560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3624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0,0734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3EEC20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31539,07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F584C1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0,7711</w:t>
            </w:r>
          </w:p>
        </w:tc>
      </w:tr>
      <w:tr w:rsidR="00E26083" w14:paraId="74A58C41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E808E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 / 5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67E3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0,8253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4A10E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0,0859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635BD9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43852,90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C74B6E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0,7406</w:t>
            </w:r>
          </w:p>
        </w:tc>
      </w:tr>
      <w:tr w:rsidR="00E26083" w14:paraId="74288EA7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29CE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 / 10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9934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0,8583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4947D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0,0673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E15CFF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31711,47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B9777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0,7657</w:t>
            </w:r>
          </w:p>
        </w:tc>
      </w:tr>
      <w:tr w:rsidR="00E26083" w14:paraId="33B8764E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5A3FD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 / 15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0FC8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0,8610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56652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0,0681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331B00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30933,56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FA638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0,7945</w:t>
            </w:r>
          </w:p>
        </w:tc>
      </w:tr>
      <w:tr w:rsidR="00E26083" w14:paraId="0F7ED2BD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F5E82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25 / 20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988B3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0,8577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E3550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0,0749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500253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30708,28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75EFD6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0,7711</w:t>
            </w:r>
          </w:p>
        </w:tc>
      </w:tr>
      <w:tr w:rsidR="00E26083" w14:paraId="3E439E59" w14:textId="77777777">
        <w:tc>
          <w:tcPr>
            <w:tcW w:w="166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7690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 / 25</w:t>
            </w:r>
          </w:p>
        </w:tc>
        <w:tc>
          <w:tcPr>
            <w:tcW w:w="168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4757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0,8568</w:t>
            </w:r>
          </w:p>
        </w:tc>
        <w:tc>
          <w:tcPr>
            <w:tcW w:w="225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AA30E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0,0737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9E279A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30828,96</w:t>
            </w:r>
          </w:p>
        </w:tc>
        <w:tc>
          <w:tcPr>
            <w:tcW w:w="1305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621EC7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0,7860</w:t>
            </w:r>
          </w:p>
        </w:tc>
      </w:tr>
    </w:tbl>
    <w:p w14:paraId="431E7EF2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Fonte: O Autor</w:t>
      </w:r>
    </w:p>
    <w:p w14:paraId="03F8CFC0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7B46B750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commentRangeStart w:id="368"/>
      <w:r>
        <w:rPr>
          <w:sz w:val="24"/>
          <w:szCs w:val="24"/>
        </w:rPr>
        <w:t>Pode-se verificar pelas métricas que o melhor resultado é o que contém 25 árvores com profundidade de 15 folhas. Nota-se neste arranjo o aumento significativo da média de validação cruzada, do R² e a diminuição dos valores de desvio padrão e da média de erro absoluto.</w:t>
      </w:r>
      <w:commentRangeEnd w:id="368"/>
      <w:r w:rsidR="00A9757B">
        <w:rPr>
          <w:rStyle w:val="Refdecomentrio"/>
        </w:rPr>
        <w:commentReference w:id="368"/>
      </w:r>
    </w:p>
    <w:p w14:paraId="62F36B9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verificar a efetividade deste </w:t>
      </w:r>
      <w:proofErr w:type="spellStart"/>
      <w:r>
        <w:rPr>
          <w:sz w:val="24"/>
          <w:szCs w:val="24"/>
        </w:rPr>
        <w:t>regressor</w:t>
      </w:r>
      <w:proofErr w:type="spellEnd"/>
      <w:r>
        <w:rPr>
          <w:sz w:val="24"/>
          <w:szCs w:val="24"/>
        </w:rPr>
        <w:t>, mais um teste foi feito, que pode ser observado no histograma apresentado na figura 36. Este teste consistiu em avaliar a diferença entre os valores reais do conjunto de teste e os valores estimados através deste mesmo conjunto.</w:t>
      </w:r>
    </w:p>
    <w:p w14:paraId="2F73D062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090E067D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205404C" wp14:editId="2E8097F9">
            <wp:extent cx="3237413" cy="3237413"/>
            <wp:effectExtent l="0" t="0" r="0" b="0"/>
            <wp:docPr id="66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7413" cy="3237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B9670" w14:textId="77777777" w:rsidR="00E26083" w:rsidRDefault="00F46FC8">
      <w:pPr>
        <w:spacing w:line="240" w:lineRule="auto"/>
        <w:ind w:left="1440"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commentRangeStart w:id="369"/>
      <w:r>
        <w:rPr>
          <w:sz w:val="20"/>
          <w:szCs w:val="20"/>
        </w:rPr>
        <w:t xml:space="preserve">FIGURA 36: </w:t>
      </w:r>
      <w:commentRangeEnd w:id="369"/>
      <w:r w:rsidR="00A9757B">
        <w:rPr>
          <w:rStyle w:val="Refdecomentrio"/>
        </w:rPr>
        <w:commentReference w:id="369"/>
      </w:r>
      <w:r>
        <w:rPr>
          <w:sz w:val="20"/>
          <w:szCs w:val="20"/>
        </w:rPr>
        <w:t>Erro global entre valores reais e preditos.</w:t>
      </w:r>
    </w:p>
    <w:p w14:paraId="0F674D43" w14:textId="77777777" w:rsidR="00E26083" w:rsidRDefault="00F46FC8">
      <w:pPr>
        <w:spacing w:line="360" w:lineRule="auto"/>
        <w:ind w:left="1440"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Fonte: O Autor</w:t>
      </w:r>
    </w:p>
    <w:p w14:paraId="090BBF83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Nota-se que a maioria dos valores de diferença se compreendem próximos a zero, o que indicava uma ótima performance do </w:t>
      </w:r>
      <w:proofErr w:type="spellStart"/>
      <w:r>
        <w:rPr>
          <w:sz w:val="24"/>
          <w:szCs w:val="24"/>
        </w:rPr>
        <w:t>regressor</w:t>
      </w:r>
      <w:proofErr w:type="spellEnd"/>
      <w:r>
        <w:rPr>
          <w:sz w:val="24"/>
          <w:szCs w:val="24"/>
        </w:rPr>
        <w:t>.</w:t>
      </w:r>
    </w:p>
    <w:p w14:paraId="22BEB29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Através destes testes definiu-se o modelo </w:t>
      </w:r>
      <w:proofErr w:type="spellStart"/>
      <w:r>
        <w:rPr>
          <w:sz w:val="24"/>
          <w:szCs w:val="24"/>
        </w:rPr>
        <w:t>regressor</w:t>
      </w:r>
      <w:proofErr w:type="spellEnd"/>
      <w:r>
        <w:rPr>
          <w:sz w:val="24"/>
          <w:szCs w:val="24"/>
        </w:rPr>
        <w:t xml:space="preserve"> e por ele foram feitas as estimativas com relação aos preços de apartamentos, levando em consideração as características dos imóveis.</w:t>
      </w:r>
    </w:p>
    <w:p w14:paraId="08D65F4B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commentRangeStart w:id="370"/>
      <w:r>
        <w:rPr>
          <w:sz w:val="24"/>
          <w:szCs w:val="24"/>
        </w:rPr>
        <w:t>O valor dos imóveis foi estimado utilizando-se a média das características de cada um deles, ou seja, para o imóvel de dois quartos verificou-se, antes de estimar, a média da quantidade de banheiros, garagens e o tamanho da área que um imóvel deste possui.</w:t>
      </w:r>
      <w:commentRangeEnd w:id="370"/>
      <w:r w:rsidR="00A9757B">
        <w:rPr>
          <w:rStyle w:val="Refdecomentrio"/>
        </w:rPr>
        <w:commentReference w:id="370"/>
      </w:r>
    </w:p>
    <w:p w14:paraId="23126D3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método para resgate destas informações se encontra na figura 37.</w:t>
      </w:r>
    </w:p>
    <w:p w14:paraId="14F43D22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78DA01A3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65308AC" wp14:editId="0A806077">
            <wp:extent cx="5114332" cy="1010737"/>
            <wp:effectExtent l="0" t="0" r="0" b="0"/>
            <wp:docPr id="53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332" cy="1010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DC492" w14:textId="77777777" w:rsidR="00E26083" w:rsidRDefault="00F46FC8">
      <w:pPr>
        <w:spacing w:line="240" w:lineRule="auto"/>
        <w:ind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FIGURA 37: Método para a média das características dos imóveis.</w:t>
      </w:r>
    </w:p>
    <w:p w14:paraId="19EB06B5" w14:textId="77777777" w:rsidR="00E26083" w:rsidRDefault="00F46FC8">
      <w:pPr>
        <w:spacing w:line="360" w:lineRule="auto"/>
        <w:ind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Fonte: O Autor</w:t>
      </w:r>
    </w:p>
    <w:p w14:paraId="686D1648" w14:textId="77777777" w:rsidR="00E26083" w:rsidRDefault="00E26083">
      <w:pPr>
        <w:spacing w:line="360" w:lineRule="auto"/>
        <w:ind w:firstLine="720"/>
        <w:jc w:val="both"/>
        <w:rPr>
          <w:sz w:val="20"/>
          <w:szCs w:val="20"/>
        </w:rPr>
      </w:pPr>
    </w:p>
    <w:p w14:paraId="3BFCC1C4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Neste método acontece uma iteração de 1 a 5 em que os valores das médias são armazenados na variável ‘</w:t>
      </w:r>
      <w:proofErr w:type="spellStart"/>
      <w:r>
        <w:rPr>
          <w:sz w:val="24"/>
          <w:szCs w:val="24"/>
        </w:rPr>
        <w:t>medias_geral</w:t>
      </w:r>
      <w:proofErr w:type="spellEnd"/>
      <w:r>
        <w:rPr>
          <w:sz w:val="24"/>
          <w:szCs w:val="24"/>
        </w:rPr>
        <w:t>’, conforme as linhas 3 a 7.</w:t>
      </w:r>
    </w:p>
    <w:p w14:paraId="6AA24E7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Na tabela que segue são apresentados o resultado das médias dos imóveis.</w:t>
      </w:r>
    </w:p>
    <w:p w14:paraId="6FA962BA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503D738E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TABELA 6</w:t>
      </w:r>
    </w:p>
    <w:p w14:paraId="6086DD55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Média das características dos apartamentos com base na quantidade de quartos</w:t>
      </w:r>
    </w:p>
    <w:tbl>
      <w:tblPr>
        <w:tblStyle w:val="a4"/>
        <w:tblW w:w="9073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2269"/>
        <w:gridCol w:w="2268"/>
        <w:gridCol w:w="2268"/>
        <w:gridCol w:w="2268"/>
      </w:tblGrid>
      <w:tr w:rsidR="00E26083" w14:paraId="18E896C4" w14:textId="77777777">
        <w:tc>
          <w:tcPr>
            <w:tcW w:w="22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E60269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Quartos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F74BA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Média Banheiros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1D8FB8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Média Garagens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F6813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Média Área (m²)</w:t>
            </w:r>
          </w:p>
        </w:tc>
      </w:tr>
      <w:tr w:rsidR="00E26083" w14:paraId="17489DA8" w14:textId="77777777">
        <w:tc>
          <w:tcPr>
            <w:tcW w:w="2268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CAC5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BE529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1,28</w:t>
            </w:r>
          </w:p>
        </w:tc>
        <w:tc>
          <w:tcPr>
            <w:tcW w:w="2268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33D2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0,53</w:t>
            </w:r>
          </w:p>
        </w:tc>
        <w:tc>
          <w:tcPr>
            <w:tcW w:w="2268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D99F8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70,43</w:t>
            </w:r>
          </w:p>
        </w:tc>
      </w:tr>
      <w:tr w:rsidR="00E26083" w14:paraId="2E7D8560" w14:textId="77777777"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4F259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222A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1,39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7AD0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1,02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65310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73,40</w:t>
            </w:r>
          </w:p>
        </w:tc>
      </w:tr>
      <w:tr w:rsidR="00E26083" w14:paraId="25C0A09F" w14:textId="77777777"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2716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4E809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1,53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691E3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1,54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78B87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104,85</w:t>
            </w:r>
          </w:p>
        </w:tc>
      </w:tr>
      <w:tr w:rsidR="00E26083" w14:paraId="3D641AB2" w14:textId="77777777"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EC0DC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9B49B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2,20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25B61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2,34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84D22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150,68</w:t>
            </w:r>
          </w:p>
        </w:tc>
      </w:tr>
      <w:tr w:rsidR="00E26083" w14:paraId="33C5376C" w14:textId="77777777">
        <w:tc>
          <w:tcPr>
            <w:tcW w:w="2268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0F68E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268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F81E6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2,66</w:t>
            </w:r>
          </w:p>
        </w:tc>
        <w:tc>
          <w:tcPr>
            <w:tcW w:w="2268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72600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268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9B8D8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128,37</w:t>
            </w:r>
          </w:p>
        </w:tc>
      </w:tr>
    </w:tbl>
    <w:p w14:paraId="2FEBF4F0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Fonte: O Autor</w:t>
      </w:r>
    </w:p>
    <w:p w14:paraId="0A2078B4" w14:textId="77777777" w:rsidR="00E26083" w:rsidRDefault="00E26083">
      <w:pPr>
        <w:spacing w:line="360" w:lineRule="auto"/>
        <w:rPr>
          <w:sz w:val="24"/>
          <w:szCs w:val="24"/>
        </w:rPr>
      </w:pPr>
    </w:p>
    <w:p w14:paraId="1AC338E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Conforme apresentado pela tabela 6</w:t>
      </w:r>
      <w:ins w:id="371" w:author="Renato Dourado Maia" w:date="2018-05-20T19:32:00Z">
        <w:r w:rsidR="00A9757B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o tamanho da área de apartamentos de cinco quartos é menor que o de apartamentos de quatro quartos, isto ocorre devido </w:t>
      </w:r>
      <w:commentRangeStart w:id="372"/>
      <w:r>
        <w:rPr>
          <w:sz w:val="24"/>
          <w:szCs w:val="24"/>
        </w:rPr>
        <w:t>à baixa disponibilidade de imóveis deste tipo à venda</w:t>
      </w:r>
      <w:commentRangeEnd w:id="372"/>
      <w:r w:rsidR="00A9757B">
        <w:rPr>
          <w:rStyle w:val="Refdecomentrio"/>
        </w:rPr>
        <w:commentReference w:id="372"/>
      </w:r>
      <w:r>
        <w:rPr>
          <w:sz w:val="24"/>
          <w:szCs w:val="24"/>
        </w:rPr>
        <w:t xml:space="preserve">. Esta situação é parecida com os imóveis de um quarto em relação aos apartamentos de dois quartos, que possuem áreas de tamanho parecidas, devido </w:t>
      </w:r>
      <w:del w:id="373" w:author="Renato Dourado Maia" w:date="2018-05-20T19:32:00Z">
        <w:r w:rsidDel="00A9757B">
          <w:rPr>
            <w:sz w:val="24"/>
            <w:szCs w:val="24"/>
          </w:rPr>
          <w:delText>a</w:delText>
        </w:r>
      </w:del>
      <w:ins w:id="374" w:author="Renato Dourado Maia" w:date="2018-05-20T19:32:00Z">
        <w:r w:rsidR="00A9757B">
          <w:rPr>
            <w:sz w:val="24"/>
            <w:szCs w:val="24"/>
          </w:rPr>
          <w:t>à</w:t>
        </w:r>
      </w:ins>
      <w:r>
        <w:rPr>
          <w:sz w:val="24"/>
          <w:szCs w:val="24"/>
        </w:rPr>
        <w:t xml:space="preserve"> baixa disponibilidade de imóveis de um quarto.</w:t>
      </w:r>
    </w:p>
    <w:p w14:paraId="4E69DF03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um resultado mais preciso, os valores de médias dos banheiros e garagens foram arredondados </w:t>
      </w:r>
      <w:commentRangeStart w:id="375"/>
      <w:r>
        <w:rPr>
          <w:sz w:val="24"/>
          <w:szCs w:val="24"/>
        </w:rPr>
        <w:t>para um número inteiro</w:t>
      </w:r>
      <w:commentRangeEnd w:id="375"/>
      <w:r w:rsidR="00A9757B">
        <w:rPr>
          <w:rStyle w:val="Refdecomentrio"/>
        </w:rPr>
        <w:commentReference w:id="375"/>
      </w:r>
      <w:r>
        <w:rPr>
          <w:sz w:val="24"/>
          <w:szCs w:val="24"/>
        </w:rPr>
        <w:t>.</w:t>
      </w:r>
    </w:p>
    <w:p w14:paraId="4E9D56AC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Na figura 38 é apresentado o método criado para predição do valor de imóvel:</w:t>
      </w:r>
    </w:p>
    <w:p w14:paraId="0512E37F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40AE3EE7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A016E9F" wp14:editId="23FDCF36">
            <wp:extent cx="4401525" cy="551359"/>
            <wp:effectExtent l="0" t="0" r="0" b="0"/>
            <wp:docPr id="1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1525" cy="551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FED7F" w14:textId="77777777" w:rsidR="00E26083" w:rsidRDefault="00F46FC8">
      <w:pPr>
        <w:spacing w:line="240" w:lineRule="auto"/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FIGURA 38: Método para predição de preço do imóvel.</w:t>
      </w:r>
    </w:p>
    <w:p w14:paraId="33370937" w14:textId="77777777" w:rsidR="00E26083" w:rsidRDefault="00F46FC8">
      <w:pPr>
        <w:spacing w:line="240" w:lineRule="auto"/>
        <w:ind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Fonte: O Autor</w:t>
      </w:r>
    </w:p>
    <w:p w14:paraId="616941FE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1E15A443" w14:textId="77777777" w:rsidR="00E26083" w:rsidRDefault="00F46FC8">
      <w:pPr>
        <w:ind w:firstLine="720"/>
        <w:jc w:val="both"/>
        <w:rPr>
          <w:sz w:val="24"/>
          <w:szCs w:val="24"/>
        </w:rPr>
      </w:pPr>
      <w:del w:id="376" w:author="Renato Dourado Maia" w:date="2018-05-20T19:33:00Z">
        <w:r w:rsidDel="00A9757B">
          <w:rPr>
            <w:sz w:val="24"/>
            <w:szCs w:val="24"/>
          </w:rPr>
          <w:delText xml:space="preserve">Das </w:delText>
        </w:r>
      </w:del>
      <w:ins w:id="377" w:author="Renato Dourado Maia" w:date="2018-05-20T19:33:00Z">
        <w:r w:rsidR="00A9757B">
          <w:rPr>
            <w:sz w:val="24"/>
            <w:szCs w:val="24"/>
          </w:rPr>
          <w:t xml:space="preserve">Nas </w:t>
        </w:r>
      </w:ins>
      <w:r>
        <w:rPr>
          <w:sz w:val="24"/>
          <w:szCs w:val="24"/>
        </w:rPr>
        <w:t>figuras 39 a 43, são exibidos os resultados de um mesmo tipo de apartamento em todos os bairros disponíveis no conjunto de dados.</w:t>
      </w:r>
    </w:p>
    <w:p w14:paraId="3F4B62E6" w14:textId="77777777" w:rsidR="00E26083" w:rsidRDefault="00E26083">
      <w:pPr>
        <w:spacing w:line="360" w:lineRule="auto"/>
        <w:jc w:val="center"/>
        <w:rPr>
          <w:sz w:val="24"/>
          <w:szCs w:val="24"/>
        </w:rPr>
      </w:pPr>
    </w:p>
    <w:p w14:paraId="4A1DF31C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B03116C" wp14:editId="1FC04F07">
            <wp:extent cx="4528668" cy="3868237"/>
            <wp:effectExtent l="0" t="0" r="0" b="0"/>
            <wp:docPr id="1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668" cy="3868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4660A" w14:textId="77777777" w:rsidR="00E26083" w:rsidRDefault="00F46FC8">
      <w:pPr>
        <w:spacing w:line="240" w:lineRule="auto"/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FIGURA 39: Estimativas de preços para apartamentos de 1 quarto.</w:t>
      </w:r>
    </w:p>
    <w:p w14:paraId="15CB8AEA" w14:textId="77777777" w:rsidR="00E26083" w:rsidRDefault="00F46FC8">
      <w:pPr>
        <w:spacing w:line="240" w:lineRule="auto"/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Fonte: O Autor</w:t>
      </w:r>
    </w:p>
    <w:p w14:paraId="3C9D0175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FA47D83" wp14:editId="546FC662">
            <wp:extent cx="4515825" cy="3874633"/>
            <wp:effectExtent l="0" t="0" r="0" b="0"/>
            <wp:docPr id="19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5825" cy="3874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DC629" w14:textId="77777777" w:rsidR="00E26083" w:rsidRDefault="00F46FC8">
      <w:pPr>
        <w:spacing w:line="240" w:lineRule="auto"/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FIGURA 40: Estimativas de preços para apartamentos de 2 quartos.</w:t>
      </w:r>
    </w:p>
    <w:p w14:paraId="38B7F8DF" w14:textId="77777777" w:rsidR="00E26083" w:rsidRDefault="00F46FC8">
      <w:pPr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Fonte: O Autor</w:t>
      </w:r>
    </w:p>
    <w:p w14:paraId="04D36519" w14:textId="77777777" w:rsidR="00E26083" w:rsidRDefault="00E26083">
      <w:pPr>
        <w:ind w:left="720" w:firstLine="720"/>
        <w:jc w:val="both"/>
        <w:rPr>
          <w:sz w:val="20"/>
          <w:szCs w:val="20"/>
        </w:rPr>
      </w:pPr>
    </w:p>
    <w:p w14:paraId="3CDA1AA4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F1A757E" wp14:editId="151A3F17">
            <wp:extent cx="4553925" cy="3900736"/>
            <wp:effectExtent l="0" t="0" r="0" b="0"/>
            <wp:docPr id="50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3925" cy="3900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CE604" w14:textId="77777777" w:rsidR="00E26083" w:rsidRDefault="00F46FC8">
      <w:pPr>
        <w:spacing w:line="240" w:lineRule="auto"/>
        <w:ind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FIGURA 41: Estimativas de preços para apartamentos de 3 quartos.</w:t>
      </w:r>
    </w:p>
    <w:p w14:paraId="3950D22A" w14:textId="77777777" w:rsidR="00E26083" w:rsidRDefault="00F46FC8">
      <w:pPr>
        <w:spacing w:line="240" w:lineRule="auto"/>
        <w:ind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Fonte: O Autor</w:t>
      </w:r>
    </w:p>
    <w:p w14:paraId="6C9B5D43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AF30071" wp14:editId="4764B389">
            <wp:extent cx="4544400" cy="3892577"/>
            <wp:effectExtent l="0" t="0" r="0" b="0"/>
            <wp:docPr id="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4400" cy="3892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5C289" w14:textId="77777777" w:rsidR="00E26083" w:rsidRDefault="00F46FC8">
      <w:pPr>
        <w:spacing w:line="240" w:lineRule="auto"/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FIGURA 42: Estimativas de preços para apartamentos de 4 quartos.</w:t>
      </w:r>
    </w:p>
    <w:p w14:paraId="3814CA87" w14:textId="77777777" w:rsidR="00E26083" w:rsidRDefault="00F46FC8">
      <w:pPr>
        <w:spacing w:line="240" w:lineRule="auto"/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Fonte: O Autor</w:t>
      </w:r>
    </w:p>
    <w:p w14:paraId="10AA5ED5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7304D749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D48695B" wp14:editId="5DFEB90D">
            <wp:extent cx="4611075" cy="3953692"/>
            <wp:effectExtent l="0" t="0" r="0" b="0"/>
            <wp:docPr id="57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1075" cy="3953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3F76B" w14:textId="77777777" w:rsidR="00E26083" w:rsidRDefault="00F46FC8">
      <w:pPr>
        <w:spacing w:line="240" w:lineRule="auto"/>
        <w:ind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FIGURA 43: Estimativas de preços para apartamentos de 5 quartos.</w:t>
      </w:r>
    </w:p>
    <w:p w14:paraId="47F78CED" w14:textId="77777777" w:rsidR="00E26083" w:rsidRDefault="00F46FC8">
      <w:pPr>
        <w:spacing w:line="240" w:lineRule="auto"/>
        <w:ind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Fonte: O Autor</w:t>
      </w:r>
    </w:p>
    <w:p w14:paraId="7EE63DC1" w14:textId="77777777" w:rsidR="00A9757B" w:rsidRDefault="00A9757B">
      <w:pPr>
        <w:spacing w:line="360" w:lineRule="auto"/>
        <w:ind w:firstLine="720"/>
        <w:jc w:val="both"/>
        <w:rPr>
          <w:ins w:id="378" w:author="Renato Dourado Maia" w:date="2018-05-20T19:33:00Z"/>
          <w:sz w:val="24"/>
          <w:szCs w:val="24"/>
        </w:rPr>
      </w:pPr>
    </w:p>
    <w:p w14:paraId="61DC1743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commentRangeStart w:id="379"/>
      <w:r>
        <w:rPr>
          <w:sz w:val="24"/>
          <w:szCs w:val="24"/>
        </w:rPr>
        <w:t xml:space="preserve">Como é possível verificar nos testes, os apartamentos, apesar de possuírem características semelhantes, recebem preços diferentes de acordo com o bairro, comprovando-se assim o funcionamento do </w:t>
      </w:r>
      <w:proofErr w:type="spellStart"/>
      <w:r>
        <w:rPr>
          <w:sz w:val="24"/>
          <w:szCs w:val="24"/>
        </w:rPr>
        <w:t>regressor</w:t>
      </w:r>
      <w:proofErr w:type="spellEnd"/>
      <w:r>
        <w:rPr>
          <w:sz w:val="24"/>
          <w:szCs w:val="24"/>
        </w:rPr>
        <w:t>.</w:t>
      </w:r>
      <w:commentRangeEnd w:id="379"/>
      <w:r w:rsidR="00A9757B">
        <w:rPr>
          <w:rStyle w:val="Refdecomentrio"/>
        </w:rPr>
        <w:commentReference w:id="379"/>
      </w:r>
    </w:p>
    <w:p w14:paraId="537552CF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56F6B780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3.3.</w:t>
      </w:r>
      <w:r>
        <w:rPr>
          <w:b/>
          <w:sz w:val="24"/>
          <w:szCs w:val="24"/>
        </w:rPr>
        <w:tab/>
        <w:t>Sistema de Recomendação e Busca</w:t>
      </w:r>
    </w:p>
    <w:p w14:paraId="51EA7D58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2BD77CA0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sistema de recomendação e busca foi criado com o propósito de apresentar ao usuário opções de imóveis que sejam mais similares no que tange</w:t>
      </w:r>
      <w:ins w:id="380" w:author="Renato Dourado Maia" w:date="2018-05-20T19:35:00Z">
        <w:r w:rsidR="00A63EEB">
          <w:rPr>
            <w:sz w:val="24"/>
            <w:szCs w:val="24"/>
          </w:rPr>
          <w:t xml:space="preserve"> às</w:t>
        </w:r>
      </w:ins>
      <w:r>
        <w:rPr>
          <w:sz w:val="24"/>
          <w:szCs w:val="24"/>
        </w:rPr>
        <w:t xml:space="preserve"> suas características, seja número de quartos, vagas de garagem, o bairro e até mesmo o valor. </w:t>
      </w:r>
    </w:p>
    <w:p w14:paraId="04D4CFEF" w14:textId="77777777" w:rsidR="00E26083" w:rsidRDefault="00F46FC8">
      <w:pPr>
        <w:spacing w:line="360" w:lineRule="auto"/>
        <w:ind w:firstLine="720"/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>No processo de busca são levados em consideração somente os imóveis pertencentes ao mesmo bairro, já o processo de recomendação consulta bairros diferentes.</w:t>
      </w:r>
    </w:p>
    <w:p w14:paraId="7339B413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Para efetuar estes procedimentos, além das características dos imóveis, tais como quartos, vagas e valor, foram acrescidas as coordenadas geográficas, latitude e longitude, dos bairros. Este acréscimo tem como objetivo possibilitar a identificação de bairros que sejam menos distantes, ou seja, tenham coordenadas geográficas mais similares.</w:t>
      </w:r>
    </w:p>
    <w:p w14:paraId="07BE3C3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Para obtenção das coordenadas foi utilizada uma Interface de Programação de Aplicações, sigla API em inglês, disponibilizada pela empresa Google em seu repositório de aplicativos.</w:t>
      </w:r>
    </w:p>
    <w:p w14:paraId="2818881C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código desenvolvido é exibido na figura </w:t>
      </w:r>
      <w:del w:id="381" w:author="Renato Dourado Maia" w:date="2018-05-20T19:36:00Z">
        <w:r w:rsidDel="00A63EEB">
          <w:rPr>
            <w:sz w:val="24"/>
            <w:szCs w:val="24"/>
          </w:rPr>
          <w:delText>a seguir</w:delText>
        </w:r>
      </w:del>
      <w:ins w:id="382" w:author="Renato Dourado Maia" w:date="2018-05-20T19:36:00Z">
        <w:r w:rsidR="00A63EEB">
          <w:rPr>
            <w:sz w:val="24"/>
            <w:szCs w:val="24"/>
          </w:rPr>
          <w:t>44</w:t>
        </w:r>
      </w:ins>
      <w:r>
        <w:rPr>
          <w:sz w:val="24"/>
          <w:szCs w:val="24"/>
        </w:rPr>
        <w:t>:</w:t>
      </w:r>
    </w:p>
    <w:p w14:paraId="502A5F41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04952C97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00DFE45" wp14:editId="03E048AE">
            <wp:extent cx="3589950" cy="2660321"/>
            <wp:effectExtent l="0" t="0" r="0" b="0"/>
            <wp:docPr id="52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9950" cy="2660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DC4683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FIGURA 44: Código para busca e armazenamento das </w:t>
      </w:r>
    </w:p>
    <w:p w14:paraId="428A0F7E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</w:t>
      </w:r>
      <w:proofErr w:type="gramStart"/>
      <w:r>
        <w:rPr>
          <w:sz w:val="20"/>
          <w:szCs w:val="20"/>
        </w:rPr>
        <w:t>coordenadas</w:t>
      </w:r>
      <w:proofErr w:type="gramEnd"/>
      <w:r>
        <w:rPr>
          <w:sz w:val="20"/>
          <w:szCs w:val="20"/>
        </w:rPr>
        <w:t xml:space="preserve"> geográficas  dos bairros.</w:t>
      </w:r>
    </w:p>
    <w:p w14:paraId="458130EF" w14:textId="77777777" w:rsidR="00E26083" w:rsidRDefault="00F46FC8">
      <w:p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Fonte: O Autor</w:t>
      </w:r>
    </w:p>
    <w:p w14:paraId="083F2AB4" w14:textId="77777777" w:rsidR="00E26083" w:rsidRDefault="00E26083">
      <w:pPr>
        <w:spacing w:line="360" w:lineRule="auto"/>
        <w:jc w:val="both"/>
        <w:rPr>
          <w:sz w:val="20"/>
          <w:szCs w:val="20"/>
        </w:rPr>
      </w:pPr>
    </w:p>
    <w:p w14:paraId="7A55E1C0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As bibliotecas importadas possuem as seguintes funções:</w:t>
      </w:r>
    </w:p>
    <w:p w14:paraId="4BC282F4" w14:textId="77777777" w:rsidR="00E26083" w:rsidRDefault="00F46FC8">
      <w:pPr>
        <w:numPr>
          <w:ilvl w:val="0"/>
          <w:numId w:val="6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Linha 1: API do Google, responsável pela busca das coordenadas geográficas.</w:t>
      </w:r>
    </w:p>
    <w:p w14:paraId="00269C64" w14:textId="77777777" w:rsidR="00E26083" w:rsidRDefault="00F46FC8">
      <w:pPr>
        <w:numPr>
          <w:ilvl w:val="0"/>
          <w:numId w:val="6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Linha 2: Biblioteca responsável por manipulação de conjuntos de dados.</w:t>
      </w:r>
    </w:p>
    <w:p w14:paraId="644A6252" w14:textId="77777777" w:rsidR="00E26083" w:rsidRDefault="00F46FC8">
      <w:pPr>
        <w:numPr>
          <w:ilvl w:val="0"/>
          <w:numId w:val="6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Linha 3: Responsável pela manipulação de textos.</w:t>
      </w:r>
    </w:p>
    <w:p w14:paraId="14AAD443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Na linha 5 é feita a autenticação na API e na 6 a variável ‘</w:t>
      </w:r>
      <w:commentRangeStart w:id="383"/>
      <w:proofErr w:type="spellStart"/>
      <w:r>
        <w:rPr>
          <w:sz w:val="24"/>
          <w:szCs w:val="24"/>
        </w:rPr>
        <w:t>dataset</w:t>
      </w:r>
      <w:commentRangeEnd w:id="383"/>
      <w:proofErr w:type="spellEnd"/>
      <w:r w:rsidR="00236673">
        <w:rPr>
          <w:rStyle w:val="Refdecomentrio"/>
        </w:rPr>
        <w:commentReference w:id="383"/>
      </w:r>
      <w:r>
        <w:rPr>
          <w:sz w:val="24"/>
          <w:szCs w:val="24"/>
        </w:rPr>
        <w:t>’</w:t>
      </w:r>
      <w:del w:id="384" w:author="Renato Dourado Maia" w:date="2018-05-20T19:36:00Z">
        <w:r w:rsidDel="00236673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recebe o conjunto de dados, com o nome de todos os bairros.</w:t>
      </w:r>
    </w:p>
    <w:p w14:paraId="789DC27D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Por divergências encontradas nos nomes dos bairros, principalmente pela acentuação, optou-se por eliminar quaisquer tipos de acentos. Este procedimento tem por objetivo eliminar qualquer obstáculo ao efetuar a busca das coordenadas pela API, procedimento executado das linhas 8 a 13.</w:t>
      </w:r>
    </w:p>
    <w:p w14:paraId="573B1F6F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partir da linha 15 até a 22, é efetuado o procedimento de busca das coordenadas, através de uma iteração do conjunto de nomes atribuída a variável ‘bairros’.</w:t>
      </w:r>
    </w:p>
    <w:p w14:paraId="1231C01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Da linha 25 até 29 é gerado um arquivo chamado ‘bairros_coordenadas.csv’, que recebe o nome dos bairros, bem como as coordenadas.</w:t>
      </w:r>
    </w:p>
    <w:p w14:paraId="19A1FE6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Finalizados tais procedimentos, o arquivo gerado está pronto para ser utilizado no processo de recomendação e busca.</w:t>
      </w:r>
    </w:p>
    <w:p w14:paraId="76A89D8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código final deste sistema é apresentado nas figuras </w:t>
      </w:r>
      <w:del w:id="385" w:author="Renato Dourado Maia" w:date="2018-05-20T19:37:00Z">
        <w:r w:rsidDel="00236673">
          <w:rPr>
            <w:sz w:val="24"/>
            <w:szCs w:val="24"/>
          </w:rPr>
          <w:delText>seguinte</w:delText>
        </w:r>
      </w:del>
      <w:ins w:id="386" w:author="Renato Dourado Maia" w:date="2018-05-20T19:37:00Z">
        <w:r w:rsidR="00236673">
          <w:rPr>
            <w:sz w:val="24"/>
            <w:szCs w:val="24"/>
          </w:rPr>
          <w:t>X a Z</w:t>
        </w:r>
      </w:ins>
      <w:r>
        <w:rPr>
          <w:sz w:val="24"/>
          <w:szCs w:val="24"/>
        </w:rPr>
        <w:t>:</w:t>
      </w:r>
    </w:p>
    <w:p w14:paraId="3DB089DB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38A55E6A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E50E3BF" wp14:editId="103DFA7F">
            <wp:extent cx="3963375" cy="1097550"/>
            <wp:effectExtent l="0" t="0" r="0" b="0"/>
            <wp:docPr id="24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3375" cy="109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3E9C4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FIGURA 45: Leitura e atribuição às variáveis correspondentes dos </w:t>
      </w:r>
    </w:p>
    <w:p w14:paraId="6BCBD533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</w:t>
      </w:r>
      <w:proofErr w:type="gramStart"/>
      <w:r>
        <w:rPr>
          <w:sz w:val="20"/>
          <w:szCs w:val="20"/>
        </w:rPr>
        <w:t>conjuntos</w:t>
      </w:r>
      <w:proofErr w:type="gramEnd"/>
      <w:r>
        <w:rPr>
          <w:sz w:val="20"/>
          <w:szCs w:val="20"/>
        </w:rPr>
        <w:t xml:space="preserve"> de dados</w:t>
      </w:r>
    </w:p>
    <w:p w14:paraId="05BEECEF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Fonte: O Autor</w:t>
      </w:r>
    </w:p>
    <w:p w14:paraId="0894336A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388531E4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Pode-se ver na linha 2 a importação da biblioteca </w:t>
      </w:r>
      <w:proofErr w:type="spellStart"/>
      <w:proofErr w:type="gramStart"/>
      <w:r>
        <w:rPr>
          <w:sz w:val="24"/>
          <w:szCs w:val="24"/>
        </w:rPr>
        <w:t>sklearn.neighbors</w:t>
      </w:r>
      <w:proofErr w:type="spellEnd"/>
      <w:proofErr w:type="gramEnd"/>
      <w:ins w:id="387" w:author="Renato Dourado Maia" w:date="2018-05-20T19:37:00Z">
        <w:r w:rsidR="00236673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que contém a classe ‘</w:t>
      </w:r>
      <w:proofErr w:type="spellStart"/>
      <w:r>
        <w:rPr>
          <w:i/>
          <w:sz w:val="24"/>
          <w:szCs w:val="24"/>
        </w:rPr>
        <w:t>NearestNeighbors</w:t>
      </w:r>
      <w:proofErr w:type="spellEnd"/>
      <w:r>
        <w:rPr>
          <w:i/>
          <w:sz w:val="24"/>
          <w:szCs w:val="24"/>
        </w:rPr>
        <w:t>’</w:t>
      </w:r>
      <w:r>
        <w:rPr>
          <w:sz w:val="24"/>
          <w:szCs w:val="24"/>
        </w:rPr>
        <w:t>. Esta classe é responsável por criar o objeto que efetua o cálculo dos imóveis mais similares.</w:t>
      </w:r>
    </w:p>
    <w:p w14:paraId="68D7BD2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Na figura 45, pode-se ver que foram atribuídas às variáveis de ‘df1’ a ‘df5’ os conjuntos de dados dos imóveis e na linha 7 os dados das coordenadas.</w:t>
      </w:r>
    </w:p>
    <w:p w14:paraId="377FC23B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Na linha 9 é feita uma concatenação dos conjuntos de dados e na 10 foram retiradas as colunas de ‘id’ e ‘dia’ da variável ‘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>’, pois estas não são necessárias.</w:t>
      </w:r>
    </w:p>
    <w:p w14:paraId="3B4B1518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método, mostrado na figura 46, é responsável por adicionar as informações de coordenadas geográficas no conjunto de dados.</w:t>
      </w:r>
    </w:p>
    <w:p w14:paraId="4A751462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089BC534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4BF8107" wp14:editId="31C5A76F">
            <wp:extent cx="5082563" cy="608476"/>
            <wp:effectExtent l="0" t="0" r="0" b="0"/>
            <wp:docPr id="30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563" cy="608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907F2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FIGURA 46: Método de inserção das coordenadas geográficas. </w:t>
      </w:r>
    </w:p>
    <w:p w14:paraId="38E2C7A0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Fonte: O Autor</w:t>
      </w:r>
    </w:p>
    <w:p w14:paraId="6F111080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7CB2F45C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Já com as coordenadas geográficas inseridas no conjunto de dados, o próximo passo foi criar um método para efetuar o cálculo de similaridade entre os imóveis.</w:t>
      </w:r>
    </w:p>
    <w:p w14:paraId="785562FB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figura 47</w:t>
      </w:r>
      <w:del w:id="388" w:author="Renato Dourado Maia" w:date="2018-05-20T19:37:00Z">
        <w:r w:rsidDel="00236673">
          <w:rPr>
            <w:sz w:val="24"/>
            <w:szCs w:val="24"/>
          </w:rPr>
          <w:delText xml:space="preserve"> seguinte,</w:delText>
        </w:r>
      </w:del>
      <w:r>
        <w:rPr>
          <w:sz w:val="24"/>
          <w:szCs w:val="24"/>
        </w:rPr>
        <w:t xml:space="preserve"> exibe o método:</w:t>
      </w:r>
    </w:p>
    <w:p w14:paraId="7EC3373C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222AE2F9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6B52884" wp14:editId="6EE00599">
            <wp:extent cx="4330088" cy="408953"/>
            <wp:effectExtent l="0" t="0" r="0" b="0"/>
            <wp:docPr id="51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0088" cy="408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22CC4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FIGURA 47: Método calculador de distância.</w:t>
      </w:r>
    </w:p>
    <w:p w14:paraId="058C51E5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Fonte: O Autor</w:t>
      </w:r>
    </w:p>
    <w:p w14:paraId="732E66E0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Conforme observado na figura 47, na linha 2 a variável ‘</w:t>
      </w:r>
      <w:proofErr w:type="spellStart"/>
      <w:r>
        <w:rPr>
          <w:sz w:val="24"/>
          <w:szCs w:val="24"/>
        </w:rPr>
        <w:t>neigh</w:t>
      </w:r>
      <w:proofErr w:type="spellEnd"/>
      <w:r>
        <w:rPr>
          <w:sz w:val="24"/>
          <w:szCs w:val="24"/>
        </w:rPr>
        <w:t>’ recebe um objeto do tipo ‘</w:t>
      </w:r>
      <w:proofErr w:type="spellStart"/>
      <w:r>
        <w:rPr>
          <w:i/>
          <w:sz w:val="24"/>
          <w:szCs w:val="24"/>
        </w:rPr>
        <w:t>NearestNeighbors</w:t>
      </w:r>
      <w:proofErr w:type="spellEnd"/>
      <w:r>
        <w:rPr>
          <w:i/>
          <w:sz w:val="24"/>
          <w:szCs w:val="24"/>
        </w:rPr>
        <w:t>’</w:t>
      </w:r>
      <w:r>
        <w:rPr>
          <w:sz w:val="24"/>
          <w:szCs w:val="24"/>
        </w:rPr>
        <w:t>, que efetua o cálculo de distância entre todos os elementos do conjunto de dados. Este objeto recebe a quantidade de elementos que se deseja agrupar e a métrica, definida pelo parâmetro ‘</w:t>
      </w:r>
      <w:proofErr w:type="spellStart"/>
      <w:r>
        <w:rPr>
          <w:i/>
          <w:sz w:val="24"/>
          <w:szCs w:val="24"/>
        </w:rPr>
        <w:t>metric</w:t>
      </w:r>
      <w:proofErr w:type="spellEnd"/>
      <w:r>
        <w:rPr>
          <w:sz w:val="24"/>
          <w:szCs w:val="24"/>
        </w:rPr>
        <w:t>’, desejada.</w:t>
      </w:r>
    </w:p>
    <w:p w14:paraId="562D916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Na linha 3 são passadas as características dos imóveis e retorna-se a posição dos elementos que são mais similares.</w:t>
      </w:r>
    </w:p>
    <w:p w14:paraId="2D307B08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próximo método, exibido na figura 48, foi criado para selecionar os imóveis que devem ser utilizados para busca e recomendação, ou seja, se tratando da busca devem ser consultados somente apartamentos no mesmo bairro, caso seja recomendação somente apartamentos de bairros diferentes.</w:t>
      </w:r>
    </w:p>
    <w:p w14:paraId="37ECAE7C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0DEE96F4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343C0E2" wp14:editId="794B7324">
            <wp:extent cx="2929913" cy="970534"/>
            <wp:effectExtent l="0" t="0" r="0" b="0"/>
            <wp:docPr id="61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9913" cy="970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1C232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</w:t>
      </w:r>
      <w:r>
        <w:rPr>
          <w:sz w:val="20"/>
          <w:szCs w:val="20"/>
        </w:rPr>
        <w:t xml:space="preserve">           FIGURA 48: Método para selecionar imóveis de </w:t>
      </w:r>
    </w:p>
    <w:p w14:paraId="4B23AA71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</w:t>
      </w:r>
      <w:proofErr w:type="gramStart"/>
      <w:r>
        <w:rPr>
          <w:sz w:val="20"/>
          <w:szCs w:val="20"/>
        </w:rPr>
        <w:t>acordo</w:t>
      </w:r>
      <w:proofErr w:type="gramEnd"/>
      <w:r>
        <w:rPr>
          <w:sz w:val="20"/>
          <w:szCs w:val="20"/>
        </w:rPr>
        <w:t xml:space="preserve"> com o bairro.</w:t>
      </w:r>
    </w:p>
    <w:p w14:paraId="324E8652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Fonte: O Autor</w:t>
      </w:r>
    </w:p>
    <w:p w14:paraId="0983C664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1F5EB290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figura </w:t>
      </w:r>
      <w:del w:id="389" w:author="Renato Dourado Maia" w:date="2018-05-20T19:37:00Z">
        <w:r w:rsidDel="00236673">
          <w:rPr>
            <w:sz w:val="24"/>
            <w:szCs w:val="24"/>
          </w:rPr>
          <w:delText>seguinte</w:delText>
        </w:r>
      </w:del>
      <w:ins w:id="390" w:author="Renato Dourado Maia" w:date="2018-05-20T19:37:00Z">
        <w:r w:rsidR="00236673">
          <w:rPr>
            <w:sz w:val="24"/>
            <w:szCs w:val="24"/>
          </w:rPr>
          <w:t>49</w:t>
        </w:r>
      </w:ins>
      <w:r>
        <w:rPr>
          <w:sz w:val="24"/>
          <w:szCs w:val="24"/>
        </w:rPr>
        <w:t>, são mostrados os métodos que efetuam a busca e a recomendação dos imóveis e ao final imprime-se o resultado.</w:t>
      </w:r>
    </w:p>
    <w:p w14:paraId="0EF4F5B0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66821D54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E8D327F" wp14:editId="69D72D3E">
            <wp:extent cx="3587138" cy="1830172"/>
            <wp:effectExtent l="0" t="0" r="0" b="0"/>
            <wp:docPr id="1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7138" cy="1830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C08CB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FIGURA 49: Métodos de busca e recomendação de </w:t>
      </w:r>
    </w:p>
    <w:p w14:paraId="6ADA0F16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</w:t>
      </w:r>
      <w:proofErr w:type="gramStart"/>
      <w:r>
        <w:rPr>
          <w:sz w:val="20"/>
          <w:szCs w:val="20"/>
        </w:rPr>
        <w:t>apartamentos</w:t>
      </w:r>
      <w:proofErr w:type="gramEnd"/>
      <w:r>
        <w:rPr>
          <w:sz w:val="20"/>
          <w:szCs w:val="20"/>
        </w:rPr>
        <w:t>.</w:t>
      </w:r>
    </w:p>
    <w:p w14:paraId="4A81B9CD" w14:textId="77777777" w:rsidR="00E26083" w:rsidRDefault="00F46FC8">
      <w:p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Fonte: O Autor</w:t>
      </w:r>
    </w:p>
    <w:p w14:paraId="6DC1BC38" w14:textId="77777777" w:rsidR="00E26083" w:rsidRDefault="00E26083">
      <w:pPr>
        <w:spacing w:line="240" w:lineRule="auto"/>
        <w:jc w:val="both"/>
        <w:rPr>
          <w:sz w:val="20"/>
          <w:szCs w:val="20"/>
        </w:rPr>
      </w:pPr>
    </w:p>
    <w:p w14:paraId="3C5EACE0" w14:textId="77777777" w:rsidR="00E26083" w:rsidRDefault="00E26083">
      <w:pPr>
        <w:spacing w:line="240" w:lineRule="auto"/>
        <w:jc w:val="both"/>
        <w:rPr>
          <w:sz w:val="20"/>
          <w:szCs w:val="20"/>
        </w:rPr>
      </w:pPr>
    </w:p>
    <w:p w14:paraId="171AE30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Após finalizadas as criações dos métodos, foram feitos alguns testes com bairros diferentes, escolhidos aleatoriamente, mas que possuíam características iguais. </w:t>
      </w:r>
    </w:p>
    <w:p w14:paraId="7D8401E4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Estes primeiros testes objetivavam verificar o funcionamento dos métodos e</w:t>
      </w:r>
      <w:ins w:id="391" w:author="Renato Dourado Maia" w:date="2018-05-20T19:38:00Z">
        <w:r w:rsidR="00236673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portanto</w:t>
      </w:r>
      <w:ins w:id="392" w:author="Renato Dourado Maia" w:date="2018-05-20T19:38:00Z">
        <w:r w:rsidR="00236673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o parâmetro ‘</w:t>
      </w:r>
      <w:proofErr w:type="spellStart"/>
      <w:r>
        <w:rPr>
          <w:sz w:val="24"/>
          <w:szCs w:val="24"/>
        </w:rPr>
        <w:t>metric</w:t>
      </w:r>
      <w:proofErr w:type="spellEnd"/>
      <w:r>
        <w:rPr>
          <w:sz w:val="24"/>
          <w:szCs w:val="24"/>
        </w:rPr>
        <w:t xml:space="preserve">’, exibido na figura 47, foi </w:t>
      </w:r>
      <w:proofErr w:type="spellStart"/>
      <w:r>
        <w:rPr>
          <w:sz w:val="24"/>
          <w:szCs w:val="24"/>
        </w:rPr>
        <w:t>setado</w:t>
      </w:r>
      <w:proofErr w:type="spellEnd"/>
      <w:r>
        <w:rPr>
          <w:sz w:val="24"/>
          <w:szCs w:val="24"/>
        </w:rPr>
        <w:t xml:space="preserve"> para dois tipos de distâncias, a euclidiana (</w:t>
      </w:r>
      <w:r>
        <w:rPr>
          <w:i/>
          <w:sz w:val="24"/>
          <w:szCs w:val="24"/>
        </w:rPr>
        <w:t>‘</w:t>
      </w:r>
      <w:proofErr w:type="spellStart"/>
      <w:r>
        <w:rPr>
          <w:i/>
          <w:sz w:val="24"/>
          <w:szCs w:val="24"/>
        </w:rPr>
        <w:t>euclidean</w:t>
      </w:r>
      <w:proofErr w:type="spellEnd"/>
      <w:r>
        <w:rPr>
          <w:i/>
          <w:sz w:val="24"/>
          <w:szCs w:val="24"/>
        </w:rPr>
        <w:t>’</w:t>
      </w:r>
      <w:r>
        <w:rPr>
          <w:sz w:val="24"/>
          <w:szCs w:val="24"/>
        </w:rPr>
        <w:t>) e a cosseno (</w:t>
      </w:r>
      <w:r>
        <w:rPr>
          <w:i/>
          <w:sz w:val="24"/>
          <w:szCs w:val="24"/>
        </w:rPr>
        <w:t>‘</w:t>
      </w:r>
      <w:proofErr w:type="spellStart"/>
      <w:r>
        <w:rPr>
          <w:i/>
          <w:sz w:val="24"/>
          <w:szCs w:val="24"/>
        </w:rPr>
        <w:t>coseno</w:t>
      </w:r>
      <w:proofErr w:type="spellEnd"/>
      <w:r>
        <w:rPr>
          <w:i/>
          <w:sz w:val="24"/>
          <w:szCs w:val="24"/>
        </w:rPr>
        <w:t>’</w:t>
      </w:r>
      <w:r>
        <w:rPr>
          <w:sz w:val="24"/>
          <w:szCs w:val="24"/>
        </w:rPr>
        <w:t>), distâncias estas suportadas pela classe ‘</w:t>
      </w:r>
      <w:proofErr w:type="spellStart"/>
      <w:r>
        <w:rPr>
          <w:i/>
          <w:sz w:val="24"/>
          <w:szCs w:val="24"/>
        </w:rPr>
        <w:t>NeireastNeighbors</w:t>
      </w:r>
      <w:proofErr w:type="spellEnd"/>
      <w:r>
        <w:rPr>
          <w:i/>
          <w:sz w:val="24"/>
          <w:szCs w:val="24"/>
        </w:rPr>
        <w:t>’</w:t>
      </w:r>
      <w:r>
        <w:rPr>
          <w:sz w:val="24"/>
          <w:szCs w:val="24"/>
        </w:rPr>
        <w:t>.</w:t>
      </w:r>
    </w:p>
    <w:p w14:paraId="4C49882E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figura </w:t>
      </w:r>
      <w:del w:id="393" w:author="Renato Dourado Maia" w:date="2018-05-20T19:39:00Z">
        <w:r w:rsidDel="00CC7D12">
          <w:rPr>
            <w:sz w:val="24"/>
            <w:szCs w:val="24"/>
          </w:rPr>
          <w:delText>a seguir</w:delText>
        </w:r>
      </w:del>
      <w:ins w:id="394" w:author="Renato Dourado Maia" w:date="2018-05-20T19:39:00Z">
        <w:r w:rsidR="00CC7D12">
          <w:rPr>
            <w:sz w:val="24"/>
            <w:szCs w:val="24"/>
          </w:rPr>
          <w:t>50</w:t>
        </w:r>
      </w:ins>
      <w:del w:id="395" w:author="Renato Dourado Maia" w:date="2018-05-20T19:39:00Z">
        <w:r w:rsidDel="00CC7D12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apresenta os imóveis escolhidos para busca.</w:t>
      </w:r>
    </w:p>
    <w:p w14:paraId="3BFA2C65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0785F6D0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EEF8E11" wp14:editId="472A2D9E">
            <wp:extent cx="2863238" cy="640899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3238" cy="640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5A2E0E" w14:textId="77777777" w:rsidR="00E26083" w:rsidRDefault="00F46FC8">
      <w:pPr>
        <w:spacing w:line="240" w:lineRule="auto"/>
        <w:ind w:left="720"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FIGURA 50: Chamada dos métodos de busca e </w:t>
      </w:r>
    </w:p>
    <w:p w14:paraId="53A5942B" w14:textId="77777777" w:rsidR="00E26083" w:rsidRDefault="00F46FC8">
      <w:pPr>
        <w:spacing w:line="240" w:lineRule="auto"/>
        <w:ind w:left="720"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</w:t>
      </w:r>
      <w:proofErr w:type="gramStart"/>
      <w:r>
        <w:rPr>
          <w:sz w:val="20"/>
          <w:szCs w:val="20"/>
        </w:rPr>
        <w:t>recomendação</w:t>
      </w:r>
      <w:proofErr w:type="gramEnd"/>
      <w:r>
        <w:rPr>
          <w:sz w:val="20"/>
          <w:szCs w:val="20"/>
        </w:rPr>
        <w:t>.</w:t>
      </w:r>
    </w:p>
    <w:p w14:paraId="12322199" w14:textId="77777777" w:rsidR="00E26083" w:rsidRDefault="00F46FC8">
      <w:pPr>
        <w:spacing w:line="240" w:lineRule="auto"/>
        <w:ind w:left="720" w:firstLine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Fonte: O Autor</w:t>
      </w:r>
    </w:p>
    <w:p w14:paraId="283F943E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2A26E810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del w:id="396" w:author="Renato Dourado Maia" w:date="2018-05-20T19:39:00Z">
        <w:r w:rsidDel="00CC7D12">
          <w:rPr>
            <w:sz w:val="24"/>
            <w:szCs w:val="24"/>
          </w:rPr>
          <w:delText xml:space="preserve">próxima </w:delText>
        </w:r>
      </w:del>
      <w:r>
        <w:rPr>
          <w:sz w:val="24"/>
          <w:szCs w:val="24"/>
        </w:rPr>
        <w:t>figura</w:t>
      </w:r>
      <w:del w:id="397" w:author="Renato Dourado Maia" w:date="2018-05-20T19:39:00Z">
        <w:r w:rsidDel="00CC7D12">
          <w:rPr>
            <w:sz w:val="24"/>
            <w:szCs w:val="24"/>
          </w:rPr>
          <w:delText>,</w:delText>
        </w:r>
      </w:del>
      <w:ins w:id="398" w:author="Renato Dourado Maia" w:date="2018-05-20T19:39:00Z">
        <w:r w:rsidR="00CC7D12">
          <w:rPr>
            <w:sz w:val="24"/>
            <w:szCs w:val="24"/>
          </w:rPr>
          <w:t xml:space="preserve"> 51</w:t>
        </w:r>
      </w:ins>
      <w:r>
        <w:rPr>
          <w:sz w:val="24"/>
          <w:szCs w:val="24"/>
        </w:rPr>
        <w:t xml:space="preserve"> são exibidos os resultados utilizando a métrica euclidiana:</w:t>
      </w:r>
    </w:p>
    <w:p w14:paraId="31A189FA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1D36FF55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824E196" wp14:editId="79EF1380">
            <wp:extent cx="3782904" cy="3856538"/>
            <wp:effectExtent l="0" t="0" r="0" b="0"/>
            <wp:docPr id="32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2904" cy="3856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E2C9B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FIGURA 51: Resultado dos testes de busca e recomendação </w:t>
      </w:r>
    </w:p>
    <w:p w14:paraId="09321027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</w:t>
      </w:r>
      <w:proofErr w:type="gramStart"/>
      <w:r>
        <w:rPr>
          <w:sz w:val="20"/>
          <w:szCs w:val="20"/>
        </w:rPr>
        <w:t>para</w:t>
      </w:r>
      <w:proofErr w:type="gramEnd"/>
      <w:r>
        <w:rPr>
          <w:sz w:val="20"/>
          <w:szCs w:val="20"/>
        </w:rPr>
        <w:t xml:space="preserve"> métrica euclidiana.</w:t>
      </w:r>
    </w:p>
    <w:p w14:paraId="60A2537A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Fonte: O Autor</w:t>
      </w:r>
    </w:p>
    <w:p w14:paraId="4E6948B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 na figura seguinte são exibidos os resultados para busca e recomendação utilizando métrica de distância do cosseno.</w:t>
      </w:r>
    </w:p>
    <w:p w14:paraId="38173C58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6E72C7B8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3CC17CC" wp14:editId="27B9E885">
            <wp:extent cx="4115359" cy="4180388"/>
            <wp:effectExtent l="0" t="0" r="0" b="0"/>
            <wp:docPr id="36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5359" cy="4180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4D02F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FIGURA 52: Resultado dos testes de busca e recomendação para métrica </w:t>
      </w:r>
    </w:p>
    <w:p w14:paraId="6A937C1B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</w:t>
      </w:r>
      <w:proofErr w:type="gramStart"/>
      <w:r>
        <w:rPr>
          <w:sz w:val="20"/>
          <w:szCs w:val="20"/>
        </w:rPr>
        <w:t>do</w:t>
      </w:r>
      <w:proofErr w:type="gramEnd"/>
      <w:r>
        <w:rPr>
          <w:sz w:val="20"/>
          <w:szCs w:val="20"/>
        </w:rPr>
        <w:t xml:space="preserve"> cosseno.</w:t>
      </w:r>
    </w:p>
    <w:p w14:paraId="370CFA44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Fonte: O Autor</w:t>
      </w:r>
    </w:p>
    <w:p w14:paraId="07E9D01C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2FE167A3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quantidade de cinco imóveis para busca e recomendação foi definida, pois conforme a figura 53, a dissimilaridade entre o imóvel buscado e o imóvel apresentado aumenta a cada unidade recomendada, causando a recomendação de imóveis com aspectos muito diferentes do desejado.</w:t>
      </w:r>
    </w:p>
    <w:p w14:paraId="7551AB28" w14:textId="77777777" w:rsidR="00E26083" w:rsidRDefault="00E26083">
      <w:pPr>
        <w:spacing w:line="360" w:lineRule="auto"/>
        <w:rPr>
          <w:sz w:val="24"/>
          <w:szCs w:val="24"/>
        </w:rPr>
      </w:pPr>
    </w:p>
    <w:p w14:paraId="592020A8" w14:textId="77777777" w:rsidR="00E26083" w:rsidRDefault="00F46FC8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2219F003" wp14:editId="581977AF">
            <wp:extent cx="5536850" cy="7992562"/>
            <wp:effectExtent l="0" t="0" r="0" b="0"/>
            <wp:docPr id="1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6850" cy="7992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1A213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FIGURA 53: Itens recomendados e valor da dissimilaridade.</w:t>
      </w:r>
    </w:p>
    <w:p w14:paraId="2E0392F6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Fonte: O Autor</w:t>
      </w:r>
    </w:p>
    <w:p w14:paraId="5A29BBF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Através destes resultados fica comprovado o funcionamento </w:t>
      </w:r>
      <w:proofErr w:type="gramStart"/>
      <w:r>
        <w:rPr>
          <w:sz w:val="24"/>
          <w:szCs w:val="24"/>
        </w:rPr>
        <w:t>dos sistema</w:t>
      </w:r>
      <w:proofErr w:type="gramEnd"/>
      <w:r>
        <w:rPr>
          <w:sz w:val="24"/>
          <w:szCs w:val="24"/>
        </w:rPr>
        <w:t xml:space="preserve"> de recomendação e busca. </w:t>
      </w:r>
    </w:p>
    <w:p w14:paraId="0E1CA8FB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última parte de implementação do sistema de recomendação</w:t>
      </w:r>
      <w:del w:id="399" w:author="Renato Dourado Maia" w:date="2018-05-20T19:40:00Z">
        <w:r w:rsidDel="00CC7D12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consistiu em avaliar a eficiência das recomendações através de uma métrica.</w:t>
      </w:r>
    </w:p>
    <w:p w14:paraId="7C8B6C23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métrica escolhida para este estudo foi a de precisão-</w:t>
      </w:r>
      <w:r>
        <w:rPr>
          <w:i/>
          <w:sz w:val="24"/>
          <w:szCs w:val="24"/>
        </w:rPr>
        <w:t>recall</w:t>
      </w:r>
      <w:r>
        <w:rPr>
          <w:sz w:val="24"/>
          <w:szCs w:val="24"/>
        </w:rPr>
        <w:t xml:space="preserve">, pois segundo </w:t>
      </w:r>
      <w:proofErr w:type="spellStart"/>
      <w:r>
        <w:rPr>
          <w:sz w:val="24"/>
          <w:szCs w:val="24"/>
        </w:rPr>
        <w:t>Aggarwal</w:t>
      </w:r>
      <w:proofErr w:type="spellEnd"/>
      <w:r>
        <w:rPr>
          <w:sz w:val="24"/>
          <w:szCs w:val="24"/>
        </w:rPr>
        <w:t xml:space="preserve"> (2016), este tipo de métrica é capaz de avaliar e comparar a eficiência entre tipos de medidas de distância.</w:t>
      </w:r>
    </w:p>
    <w:p w14:paraId="0BC07B7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precisão representa a porcentagem de itens recomendados que realmente é relevante e o </w:t>
      </w:r>
      <w:r>
        <w:rPr>
          <w:i/>
          <w:sz w:val="24"/>
          <w:szCs w:val="24"/>
        </w:rPr>
        <w:t>recall</w:t>
      </w:r>
      <w:r>
        <w:rPr>
          <w:sz w:val="24"/>
          <w:szCs w:val="24"/>
        </w:rPr>
        <w:t xml:space="preserve"> a porcentagem de todos os itens relevantes que foi recomendada (AGGARWAL, 2016).</w:t>
      </w:r>
    </w:p>
    <w:p w14:paraId="724C7A4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cálculos de precisão e </w:t>
      </w:r>
      <w:r>
        <w:rPr>
          <w:i/>
          <w:sz w:val="24"/>
          <w:szCs w:val="24"/>
        </w:rPr>
        <w:t>recall</w:t>
      </w:r>
      <w:r>
        <w:rPr>
          <w:sz w:val="24"/>
          <w:szCs w:val="24"/>
        </w:rPr>
        <w:t xml:space="preserve"> são efetuados da </w:t>
      </w:r>
      <w:commentRangeStart w:id="400"/>
      <w:r>
        <w:rPr>
          <w:sz w:val="24"/>
          <w:szCs w:val="24"/>
        </w:rPr>
        <w:t>seguinte maneira</w:t>
      </w:r>
      <w:commentRangeEnd w:id="400"/>
      <w:r w:rsidR="00CC7D12">
        <w:rPr>
          <w:rStyle w:val="Refdecomentrio"/>
        </w:rPr>
        <w:commentReference w:id="400"/>
      </w:r>
      <w:r>
        <w:rPr>
          <w:sz w:val="24"/>
          <w:szCs w:val="24"/>
        </w:rPr>
        <w:t>:</w:t>
      </w:r>
    </w:p>
    <w:p w14:paraId="7AFC335C" w14:textId="77777777" w:rsidR="00E26083" w:rsidRDefault="00E26083">
      <w:pPr>
        <w:spacing w:line="360" w:lineRule="auto"/>
        <w:jc w:val="center"/>
        <w:rPr>
          <w:sz w:val="24"/>
          <w:szCs w:val="24"/>
        </w:rPr>
      </w:pPr>
    </w:p>
    <w:p w14:paraId="384B3F8B" w14:textId="77777777" w:rsidR="00E26083" w:rsidRDefault="00F46FC8">
      <w:pPr>
        <w:spacing w:line="360" w:lineRule="auto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precisão = 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itens relevantes usuário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todos os itens recomendados</m:t>
              </m:r>
            </m:den>
          </m:f>
        </m:oMath>
      </m:oMathPara>
    </w:p>
    <w:p w14:paraId="39D1795C" w14:textId="77777777" w:rsidR="00E26083" w:rsidRDefault="00E26083">
      <w:pPr>
        <w:spacing w:line="360" w:lineRule="auto"/>
        <w:jc w:val="center"/>
        <w:rPr>
          <w:sz w:val="24"/>
          <w:szCs w:val="24"/>
        </w:rPr>
      </w:pPr>
    </w:p>
    <w:p w14:paraId="34298B4D" w14:textId="77777777" w:rsidR="00E26083" w:rsidRDefault="00F46FC8">
      <w:pPr>
        <w:spacing w:line="360" w:lineRule="auto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recall = 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itens relevantes usuário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todos os itens relevantes</m:t>
              </m:r>
            </m:den>
          </m:f>
        </m:oMath>
      </m:oMathPara>
    </w:p>
    <w:p w14:paraId="38D1CA63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634E016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figura </w:t>
      </w:r>
      <w:del w:id="401" w:author="Renato Dourado Maia" w:date="2018-05-20T19:40:00Z">
        <w:r w:rsidDel="00CC7D12">
          <w:rPr>
            <w:sz w:val="24"/>
            <w:szCs w:val="24"/>
          </w:rPr>
          <w:delText>a seguir</w:delText>
        </w:r>
      </w:del>
      <w:ins w:id="402" w:author="Renato Dourado Maia" w:date="2018-05-20T19:40:00Z">
        <w:r w:rsidR="00CC7D12">
          <w:rPr>
            <w:sz w:val="24"/>
            <w:szCs w:val="24"/>
          </w:rPr>
          <w:t>54</w:t>
        </w:r>
      </w:ins>
      <w:r>
        <w:rPr>
          <w:sz w:val="24"/>
          <w:szCs w:val="24"/>
        </w:rPr>
        <w:t xml:space="preserve"> apresenta a implementação dos cálculos em código.</w:t>
      </w:r>
    </w:p>
    <w:p w14:paraId="429859D5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69BB078F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411512F" wp14:editId="07646566">
            <wp:extent cx="3282338" cy="1448629"/>
            <wp:effectExtent l="0" t="0" r="0" b="0"/>
            <wp:docPr id="48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2338" cy="1448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DE838" w14:textId="77777777" w:rsidR="00E26083" w:rsidRDefault="00F46FC8">
      <w:pPr>
        <w:spacing w:line="240" w:lineRule="auto"/>
        <w:ind w:left="720" w:firstLine="720"/>
        <w:jc w:val="both"/>
        <w:rPr>
          <w:sz w:val="20"/>
          <w:szCs w:val="20"/>
        </w:rPr>
      </w:pPr>
      <w:r>
        <w:rPr>
          <w:sz w:val="20"/>
          <w:szCs w:val="20"/>
        </w:rPr>
        <w:t>FIGURA 54: Implementação para cálculo da precisão e recall.</w:t>
      </w:r>
    </w:p>
    <w:p w14:paraId="61627C11" w14:textId="77777777" w:rsidR="00E26083" w:rsidRDefault="00F46FC8">
      <w:pPr>
        <w:spacing w:line="240" w:lineRule="auto"/>
        <w:ind w:left="720" w:firstLine="720"/>
        <w:jc w:val="both"/>
        <w:rPr>
          <w:sz w:val="20"/>
          <w:szCs w:val="20"/>
        </w:rPr>
      </w:pPr>
      <w:r>
        <w:rPr>
          <w:sz w:val="20"/>
          <w:szCs w:val="20"/>
        </w:rPr>
        <w:t>Fonte: O Autor</w:t>
      </w:r>
    </w:p>
    <w:p w14:paraId="1A3E7C35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6A2FC38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Ainda segundo </w:t>
      </w:r>
      <w:proofErr w:type="spellStart"/>
      <w:r>
        <w:rPr>
          <w:sz w:val="24"/>
          <w:szCs w:val="24"/>
        </w:rPr>
        <w:t>Aggarwal</w:t>
      </w:r>
      <w:proofErr w:type="spellEnd"/>
      <w:r>
        <w:rPr>
          <w:sz w:val="24"/>
          <w:szCs w:val="24"/>
        </w:rPr>
        <w:t xml:space="preserve"> (2016), existe a métrica F1-</w:t>
      </w:r>
      <w:r>
        <w:rPr>
          <w:i/>
          <w:sz w:val="24"/>
          <w:szCs w:val="24"/>
        </w:rPr>
        <w:t>score</w:t>
      </w:r>
      <w:r>
        <w:rPr>
          <w:sz w:val="24"/>
          <w:szCs w:val="24"/>
        </w:rPr>
        <w:t xml:space="preserve">, que combina os valores de precisão e </w:t>
      </w:r>
      <w:r>
        <w:rPr>
          <w:i/>
          <w:sz w:val="24"/>
          <w:szCs w:val="24"/>
        </w:rPr>
        <w:t>recall</w:t>
      </w:r>
      <w:r>
        <w:rPr>
          <w:sz w:val="24"/>
          <w:szCs w:val="24"/>
        </w:rPr>
        <w:t xml:space="preserve"> em uma média </w:t>
      </w:r>
      <w:proofErr w:type="gramStart"/>
      <w:r>
        <w:rPr>
          <w:sz w:val="24"/>
          <w:szCs w:val="24"/>
        </w:rPr>
        <w:t>harmônica.</w:t>
      </w:r>
      <w:ins w:id="403" w:author="Renato Dourado Maia" w:date="2018-05-20T19:41:00Z">
        <w:r w:rsidR="00CC7D12">
          <w:rPr>
            <w:sz w:val="24"/>
            <w:szCs w:val="24"/>
          </w:rPr>
          <w:t>-</w:t>
        </w:r>
      </w:ins>
      <w:proofErr w:type="gramEnd"/>
    </w:p>
    <w:p w14:paraId="456D472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valor de F1-</w:t>
      </w:r>
      <w:r>
        <w:rPr>
          <w:i/>
          <w:sz w:val="24"/>
          <w:szCs w:val="24"/>
        </w:rPr>
        <w:t>score</w:t>
      </w:r>
      <w:r>
        <w:rPr>
          <w:sz w:val="24"/>
          <w:szCs w:val="24"/>
        </w:rPr>
        <w:t xml:space="preserve"> é obtido através da seguinte fórmula:</w:t>
      </w:r>
    </w:p>
    <w:p w14:paraId="0C4F3142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55216A25" w14:textId="77777777" w:rsidR="00E26083" w:rsidRDefault="00CC7D12">
      <w:pPr>
        <w:spacing w:line="360" w:lineRule="auto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w:del w:id="404" w:author="Renato Dourado Maia" w:date="2018-05-20T19:40:00Z">
              <w:rPr>
                <w:rFonts w:ascii="Cambria Math" w:hAnsi="Cambria Math"/>
                <w:sz w:val="24"/>
                <w:szCs w:val="24"/>
              </w:rPr>
              <m:t>-</m:t>
            </w:del>
          </m:r>
          <m:r>
            <w:rPr>
              <w:rFonts w:ascii="Cambria Math" w:hAnsi="Cambria Math"/>
              <w:sz w:val="24"/>
              <w:szCs w:val="24"/>
            </w:rPr>
            <m:t xml:space="preserve">score = 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2.precisão usuário.recall usuário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precisão usuário + recall usuário</m:t>
              </m:r>
            </m:den>
          </m:f>
        </m:oMath>
      </m:oMathPara>
    </w:p>
    <w:p w14:paraId="7DF1FDFB" w14:textId="77777777" w:rsidR="00E26083" w:rsidRDefault="00E26083">
      <w:pPr>
        <w:spacing w:line="360" w:lineRule="auto"/>
        <w:jc w:val="center"/>
        <w:rPr>
          <w:sz w:val="24"/>
          <w:szCs w:val="24"/>
        </w:rPr>
      </w:pPr>
    </w:p>
    <w:p w14:paraId="47A97FA4" w14:textId="77777777" w:rsidR="00E26083" w:rsidRDefault="00F46FC8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 implementação desta fórmula é apresentada na figura </w:t>
      </w:r>
      <w:del w:id="405" w:author="Renato Dourado Maia" w:date="2018-05-20T19:41:00Z">
        <w:r w:rsidDel="00CC7D12">
          <w:rPr>
            <w:sz w:val="24"/>
            <w:szCs w:val="24"/>
          </w:rPr>
          <w:delText>seguinte</w:delText>
        </w:r>
      </w:del>
      <w:ins w:id="406" w:author="Renato Dourado Maia" w:date="2018-05-20T19:41:00Z">
        <w:r w:rsidR="00CC7D12">
          <w:rPr>
            <w:sz w:val="24"/>
            <w:szCs w:val="24"/>
          </w:rPr>
          <w:t>55</w:t>
        </w:r>
      </w:ins>
      <w:del w:id="407" w:author="Renato Dourado Maia" w:date="2018-05-20T19:42:00Z">
        <w:r w:rsidDel="00CC7D12">
          <w:rPr>
            <w:sz w:val="24"/>
            <w:szCs w:val="24"/>
          </w:rPr>
          <w:delText>:</w:delText>
        </w:r>
      </w:del>
      <w:ins w:id="408" w:author="Renato Dourado Maia" w:date="2018-05-20T19:42:00Z">
        <w:r w:rsidR="00CC7D12">
          <w:rPr>
            <w:sz w:val="24"/>
            <w:szCs w:val="24"/>
          </w:rPr>
          <w:t>.</w:t>
        </w:r>
      </w:ins>
    </w:p>
    <w:p w14:paraId="4C92A15A" w14:textId="77777777" w:rsidR="00E26083" w:rsidRDefault="00E26083">
      <w:pPr>
        <w:spacing w:line="360" w:lineRule="auto"/>
        <w:rPr>
          <w:sz w:val="24"/>
          <w:szCs w:val="24"/>
        </w:rPr>
      </w:pPr>
    </w:p>
    <w:p w14:paraId="3044CD51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192AE0E" wp14:editId="632C2B2C">
            <wp:extent cx="5734050" cy="635000"/>
            <wp:effectExtent l="0" t="0" r="0" b="0"/>
            <wp:docPr id="60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56B2D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FIGURA 55: Implementação fórmula F1-score.</w:t>
      </w:r>
    </w:p>
    <w:p w14:paraId="4B6D7384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Fonte: O Autor</w:t>
      </w:r>
    </w:p>
    <w:p w14:paraId="40F56472" w14:textId="77777777" w:rsidR="00E26083" w:rsidRDefault="00E26083">
      <w:pPr>
        <w:spacing w:line="360" w:lineRule="auto"/>
        <w:rPr>
          <w:sz w:val="24"/>
          <w:szCs w:val="24"/>
        </w:rPr>
      </w:pPr>
    </w:p>
    <w:p w14:paraId="211B4CEC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avaliação da eficiência entre as métricas de distância euclidiana e similaridade do cosseno se deu através de um formulário de pesquisa.</w:t>
      </w:r>
    </w:p>
    <w:p w14:paraId="2F62B59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Neste formulário o usuário era apresentado</w:t>
      </w:r>
      <w:del w:id="409" w:author="Renato Dourado Maia" w:date="2018-05-20T19:42:00Z">
        <w:r w:rsidDel="00CC7D12">
          <w:rPr>
            <w:sz w:val="24"/>
            <w:szCs w:val="24"/>
          </w:rPr>
          <w:delText xml:space="preserve"> a</w:delText>
        </w:r>
      </w:del>
      <w:r>
        <w:rPr>
          <w:sz w:val="24"/>
          <w:szCs w:val="24"/>
        </w:rPr>
        <w:t xml:space="preserve"> um texto sobre a compra de um imóvel com as características de ser localizado no bairro Centro, possuir três quartos, dois banheiros, uma vaga de garagem e um valor de R$ 230000,00.</w:t>
      </w:r>
    </w:p>
    <w:p w14:paraId="78DDB3CD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Neste mesmo texto o usuário era informado que não existia</w:t>
      </w:r>
      <w:ins w:id="410" w:author="Renato Dourado Maia" w:date="2018-05-20T19:42:00Z">
        <w:r w:rsidR="00CC7D12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no bairro Centro, </w:t>
      </w:r>
      <w:del w:id="411" w:author="Renato Dourado Maia" w:date="2018-05-20T19:42:00Z">
        <w:r w:rsidDel="00CC7D12">
          <w:rPr>
            <w:sz w:val="24"/>
            <w:szCs w:val="24"/>
          </w:rPr>
          <w:delText>nenhum imóvel</w:delText>
        </w:r>
      </w:del>
      <w:ins w:id="412" w:author="Renato Dourado Maia" w:date="2018-05-20T19:42:00Z">
        <w:r w:rsidR="00CC7D12">
          <w:rPr>
            <w:sz w:val="24"/>
            <w:szCs w:val="24"/>
          </w:rPr>
          <w:t xml:space="preserve">imóveis </w:t>
        </w:r>
      </w:ins>
      <w:del w:id="413" w:author="Renato Dourado Maia" w:date="2018-05-20T19:42:00Z">
        <w:r w:rsidDel="00CC7D12">
          <w:rPr>
            <w:sz w:val="24"/>
            <w:szCs w:val="24"/>
          </w:rPr>
          <w:delText xml:space="preserve"> </w:delText>
        </w:r>
      </w:del>
      <w:r>
        <w:rPr>
          <w:sz w:val="24"/>
          <w:szCs w:val="24"/>
        </w:rPr>
        <w:t>à venda, mesmo com características diferentes</w:t>
      </w:r>
      <w:ins w:id="414" w:author="Renato Dourado Maia" w:date="2018-05-20T19:42:00Z">
        <w:r w:rsidR="00CC7D12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e era</w:t>
      </w:r>
      <w:ins w:id="415" w:author="Renato Dourado Maia" w:date="2018-05-20T19:42:00Z">
        <w:r w:rsidR="00CC7D12">
          <w:rPr>
            <w:sz w:val="24"/>
            <w:szCs w:val="24"/>
          </w:rPr>
          <w:t>m</w:t>
        </w:r>
      </w:ins>
      <w:r>
        <w:rPr>
          <w:sz w:val="24"/>
          <w:szCs w:val="24"/>
        </w:rPr>
        <w:t xml:space="preserve"> apresentad</w:t>
      </w:r>
      <w:del w:id="416" w:author="Renato Dourado Maia" w:date="2018-05-20T19:42:00Z">
        <w:r w:rsidDel="00CC7D12">
          <w:rPr>
            <w:sz w:val="24"/>
            <w:szCs w:val="24"/>
          </w:rPr>
          <w:delText>o</w:delText>
        </w:r>
      </w:del>
      <w:ins w:id="417" w:author="Renato Dourado Maia" w:date="2018-05-20T19:42:00Z">
        <w:r w:rsidR="00CC7D12">
          <w:rPr>
            <w:sz w:val="24"/>
            <w:szCs w:val="24"/>
          </w:rPr>
          <w:t>as</w:t>
        </w:r>
      </w:ins>
      <w:r>
        <w:rPr>
          <w:sz w:val="24"/>
          <w:szCs w:val="24"/>
        </w:rPr>
        <w:t xml:space="preserve"> a ele dez opções de imóveis semelhantes, sendo cinco calculados através da distância euclidiana e cinco através da similaridade do cosseno.</w:t>
      </w:r>
    </w:p>
    <w:p w14:paraId="6C47BE0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Solicitava-se então ao usuário escolher as opções recomendadas as quais ele achava mais relevante.</w:t>
      </w:r>
    </w:p>
    <w:p w14:paraId="1751E47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As figuras 56 e 57</w:t>
      </w:r>
      <w:del w:id="418" w:author="Renato Dourado Maia" w:date="2018-05-20T19:43:00Z">
        <w:r w:rsidDel="00CC7D12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exibem as opções apresentadas para o usuário.</w:t>
      </w:r>
    </w:p>
    <w:p w14:paraId="3BB58B0F" w14:textId="77777777" w:rsidR="00E26083" w:rsidRDefault="00E26083">
      <w:pPr>
        <w:spacing w:line="360" w:lineRule="auto"/>
        <w:rPr>
          <w:sz w:val="24"/>
          <w:szCs w:val="24"/>
        </w:rPr>
      </w:pPr>
    </w:p>
    <w:p w14:paraId="3EA48748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08119E4" wp14:editId="63CB10AD">
            <wp:extent cx="4333484" cy="2125162"/>
            <wp:effectExtent l="0" t="0" r="0" b="0"/>
            <wp:docPr id="23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484" cy="2125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69DE9" w14:textId="77777777" w:rsidR="00E26083" w:rsidRDefault="00F46FC8">
      <w:pPr>
        <w:spacing w:line="240" w:lineRule="auto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       FIGURA 56: Imóveis apresentados ao usuário calculados pela distância </w:t>
      </w:r>
    </w:p>
    <w:p w14:paraId="5244DBCB" w14:textId="77777777" w:rsidR="00E26083" w:rsidRDefault="00F46FC8">
      <w:pPr>
        <w:spacing w:line="240" w:lineRule="auto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proofErr w:type="gramStart"/>
      <w:r>
        <w:rPr>
          <w:sz w:val="20"/>
          <w:szCs w:val="20"/>
        </w:rPr>
        <w:t>euclidiana</w:t>
      </w:r>
      <w:proofErr w:type="gramEnd"/>
      <w:r>
        <w:rPr>
          <w:sz w:val="20"/>
          <w:szCs w:val="20"/>
        </w:rPr>
        <w:t>.</w:t>
      </w:r>
    </w:p>
    <w:p w14:paraId="36B0E705" w14:textId="77777777" w:rsidR="00E26083" w:rsidRDefault="00F46FC8">
      <w:pPr>
        <w:spacing w:line="240" w:lineRule="auto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       Fonte: O Autor    </w:t>
      </w:r>
    </w:p>
    <w:p w14:paraId="3B9B705A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04B9651" wp14:editId="6ED25041">
            <wp:extent cx="5391150" cy="2190750"/>
            <wp:effectExtent l="0" t="0" r="0" b="0"/>
            <wp:docPr id="69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1F5C0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FIGURA 57: Opções de imóveis apresentados ao usuário calculados pela similaridade </w:t>
      </w:r>
    </w:p>
    <w:p w14:paraId="78ADA468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proofErr w:type="gramStart"/>
      <w:r>
        <w:rPr>
          <w:sz w:val="20"/>
          <w:szCs w:val="20"/>
        </w:rPr>
        <w:t>do</w:t>
      </w:r>
      <w:proofErr w:type="gramEnd"/>
      <w:r>
        <w:rPr>
          <w:sz w:val="20"/>
          <w:szCs w:val="20"/>
        </w:rPr>
        <w:t xml:space="preserve"> cosseno.</w:t>
      </w:r>
    </w:p>
    <w:p w14:paraId="38892BEF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Fonte: O Autor</w:t>
      </w:r>
    </w:p>
    <w:p w14:paraId="016736EF" w14:textId="77777777" w:rsidR="00E26083" w:rsidRDefault="00E26083">
      <w:pPr>
        <w:spacing w:line="360" w:lineRule="auto"/>
        <w:rPr>
          <w:sz w:val="24"/>
          <w:szCs w:val="24"/>
        </w:rPr>
      </w:pPr>
    </w:p>
    <w:p w14:paraId="6FB330C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formulário ficou disponível </w:t>
      </w:r>
      <w:del w:id="419" w:author="Renato Dourado Maia" w:date="2018-05-20T19:43:00Z">
        <w:r w:rsidDel="00CC7D12">
          <w:rPr>
            <w:sz w:val="24"/>
            <w:szCs w:val="24"/>
          </w:rPr>
          <w:delText xml:space="preserve">durante </w:delText>
        </w:r>
      </w:del>
      <w:ins w:id="420" w:author="Renato Dourado Maia" w:date="2018-05-20T19:43:00Z">
        <w:r w:rsidR="00CC7D12">
          <w:rPr>
            <w:sz w:val="24"/>
            <w:szCs w:val="24"/>
          </w:rPr>
          <w:t xml:space="preserve">entre </w:t>
        </w:r>
      </w:ins>
      <w:r>
        <w:rPr>
          <w:sz w:val="24"/>
          <w:szCs w:val="24"/>
        </w:rPr>
        <w:t xml:space="preserve">os dias 20/04/2018 </w:t>
      </w:r>
      <w:del w:id="421" w:author="Renato Dourado Maia" w:date="2018-05-20T19:43:00Z">
        <w:r w:rsidDel="00CC7D12">
          <w:rPr>
            <w:sz w:val="24"/>
            <w:szCs w:val="24"/>
          </w:rPr>
          <w:delText>a</w:delText>
        </w:r>
      </w:del>
      <w:ins w:id="422" w:author="Renato Dourado Maia" w:date="2018-05-20T19:43:00Z">
        <w:r w:rsidR="00CC7D12">
          <w:rPr>
            <w:sz w:val="24"/>
            <w:szCs w:val="24"/>
          </w:rPr>
          <w:t>e</w:t>
        </w:r>
      </w:ins>
      <w:r>
        <w:rPr>
          <w:sz w:val="24"/>
          <w:szCs w:val="24"/>
        </w:rPr>
        <w:t xml:space="preserve"> 23/04/2018 e no total foram obtidas 111 respostas, as quais foram utilizadas para efetuar os cálculos precisão, </w:t>
      </w:r>
      <w:r>
        <w:rPr>
          <w:i/>
          <w:sz w:val="24"/>
          <w:szCs w:val="24"/>
        </w:rPr>
        <w:t>recall</w:t>
      </w:r>
      <w:r>
        <w:rPr>
          <w:sz w:val="24"/>
          <w:szCs w:val="24"/>
        </w:rPr>
        <w:t xml:space="preserve"> e F1-</w:t>
      </w:r>
      <w:r>
        <w:rPr>
          <w:i/>
          <w:sz w:val="24"/>
          <w:szCs w:val="24"/>
        </w:rPr>
        <w:t>score</w:t>
      </w:r>
      <w:r>
        <w:rPr>
          <w:sz w:val="24"/>
          <w:szCs w:val="24"/>
        </w:rPr>
        <w:t xml:space="preserve">. </w:t>
      </w:r>
    </w:p>
    <w:p w14:paraId="48627CB0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valor da média de F1-</w:t>
      </w:r>
      <w:r>
        <w:rPr>
          <w:i/>
          <w:sz w:val="24"/>
          <w:szCs w:val="24"/>
        </w:rPr>
        <w:t>score</w:t>
      </w:r>
      <w:r>
        <w:rPr>
          <w:sz w:val="24"/>
          <w:szCs w:val="24"/>
        </w:rPr>
        <w:t xml:space="preserve"> foi </w:t>
      </w:r>
      <w:proofErr w:type="gramStart"/>
      <w:r>
        <w:rPr>
          <w:sz w:val="24"/>
          <w:szCs w:val="24"/>
        </w:rPr>
        <w:t>utilizada</w:t>
      </w:r>
      <w:proofErr w:type="gramEnd"/>
      <w:r>
        <w:rPr>
          <w:sz w:val="24"/>
          <w:szCs w:val="24"/>
        </w:rPr>
        <w:t xml:space="preserve"> para definição da métrica de distância mais eficiente.</w:t>
      </w:r>
    </w:p>
    <w:p w14:paraId="055634D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tabela 7</w:t>
      </w:r>
      <w:del w:id="423" w:author="Renato Dourado Maia" w:date="2018-05-20T19:43:00Z">
        <w:r w:rsidDel="00CC7D12">
          <w:rPr>
            <w:sz w:val="24"/>
            <w:szCs w:val="24"/>
          </w:rPr>
          <w:delText xml:space="preserve"> a seguir,</w:delText>
        </w:r>
      </w:del>
      <w:r>
        <w:rPr>
          <w:sz w:val="24"/>
          <w:szCs w:val="24"/>
        </w:rPr>
        <w:t xml:space="preserve"> apresenta os resultados:</w:t>
      </w:r>
    </w:p>
    <w:p w14:paraId="57361231" w14:textId="77777777" w:rsidR="00E26083" w:rsidRDefault="00E26083">
      <w:pPr>
        <w:spacing w:line="360" w:lineRule="auto"/>
        <w:rPr>
          <w:sz w:val="24"/>
          <w:szCs w:val="24"/>
        </w:rPr>
      </w:pPr>
    </w:p>
    <w:p w14:paraId="5064C5D4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TABELA 7</w:t>
      </w:r>
    </w:p>
    <w:p w14:paraId="450642A9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Resultado cálculos de eficiência das recomendações</w:t>
      </w:r>
    </w:p>
    <w:tbl>
      <w:tblPr>
        <w:tblStyle w:val="a5"/>
        <w:tblW w:w="9073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2431"/>
        <w:gridCol w:w="2040"/>
        <w:gridCol w:w="2301"/>
        <w:gridCol w:w="2301"/>
      </w:tblGrid>
      <w:tr w:rsidR="00E26083" w14:paraId="6D58B06A" w14:textId="77777777">
        <w:tc>
          <w:tcPr>
            <w:tcW w:w="24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835C6" w14:textId="77777777" w:rsidR="00E26083" w:rsidRDefault="00E26083">
            <w:pPr>
              <w:widowControl w:val="0"/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73A161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Média F1-score</w:t>
            </w:r>
          </w:p>
        </w:tc>
        <w:tc>
          <w:tcPr>
            <w:tcW w:w="23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02E5C5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Média Precisão</w:t>
            </w:r>
          </w:p>
        </w:tc>
        <w:tc>
          <w:tcPr>
            <w:tcW w:w="23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35A71B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Média Recall</w:t>
            </w:r>
          </w:p>
        </w:tc>
      </w:tr>
      <w:tr w:rsidR="00E26083" w14:paraId="77A5A14F" w14:textId="77777777">
        <w:tc>
          <w:tcPr>
            <w:tcW w:w="2430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4CB2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Distância Euclidiana</w:t>
            </w:r>
          </w:p>
        </w:tc>
        <w:tc>
          <w:tcPr>
            <w:tcW w:w="2040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20F00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0,2322</w:t>
            </w:r>
          </w:p>
        </w:tc>
        <w:tc>
          <w:tcPr>
            <w:tcW w:w="2301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654A2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0,2090</w:t>
            </w:r>
          </w:p>
        </w:tc>
        <w:tc>
          <w:tcPr>
            <w:tcW w:w="2301" w:type="dxa"/>
            <w:tcBorders>
              <w:top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9985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0,2613</w:t>
            </w:r>
          </w:p>
        </w:tc>
      </w:tr>
      <w:tr w:rsidR="00E26083" w14:paraId="3CAED3CA" w14:textId="77777777">
        <w:tc>
          <w:tcPr>
            <w:tcW w:w="243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A48E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Distância do Cosseno</w:t>
            </w:r>
          </w:p>
        </w:tc>
        <w:tc>
          <w:tcPr>
            <w:tcW w:w="204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B0999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0,1959</w:t>
            </w:r>
          </w:p>
        </w:tc>
        <w:tc>
          <w:tcPr>
            <w:tcW w:w="2301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C2A51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0,1566</w:t>
            </w:r>
          </w:p>
        </w:tc>
        <w:tc>
          <w:tcPr>
            <w:tcW w:w="2301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04974" w14:textId="77777777" w:rsidR="00E26083" w:rsidRDefault="00F46FC8">
            <w:pPr>
              <w:widowControl w:val="0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0,2613</w:t>
            </w:r>
          </w:p>
        </w:tc>
      </w:tr>
    </w:tbl>
    <w:p w14:paraId="19FFAE66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Fonte: O Autor</w:t>
      </w:r>
    </w:p>
    <w:p w14:paraId="00D23382" w14:textId="77777777" w:rsidR="00E26083" w:rsidRDefault="00E26083">
      <w:pPr>
        <w:spacing w:line="360" w:lineRule="auto"/>
        <w:rPr>
          <w:sz w:val="24"/>
          <w:szCs w:val="24"/>
        </w:rPr>
      </w:pPr>
    </w:p>
    <w:p w14:paraId="1B0EBB6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Conforme mostrado na tabela 7</w:t>
      </w:r>
      <w:ins w:id="424" w:author="Renato Dourado Maia" w:date="2018-05-20T19:43:00Z">
        <w:r w:rsidR="00CC7D12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a média de F1-</w:t>
      </w:r>
      <w:r>
        <w:rPr>
          <w:i/>
          <w:sz w:val="24"/>
          <w:szCs w:val="24"/>
        </w:rPr>
        <w:t>score</w:t>
      </w:r>
      <w:r>
        <w:rPr>
          <w:sz w:val="24"/>
          <w:szCs w:val="24"/>
        </w:rPr>
        <w:t xml:space="preserve"> da distância euclidiana foi maior </w:t>
      </w:r>
      <w:proofErr w:type="gramStart"/>
      <w:r>
        <w:rPr>
          <w:sz w:val="24"/>
          <w:szCs w:val="24"/>
        </w:rPr>
        <w:t>e portanto</w:t>
      </w:r>
      <w:proofErr w:type="gramEnd"/>
      <w:r>
        <w:rPr>
          <w:sz w:val="24"/>
          <w:szCs w:val="24"/>
        </w:rPr>
        <w:t xml:space="preserve"> esta medida foi definida, com base nos itens mais relevantes escolhidos por usuários, como padrão no sistema de recomendação e busca.</w:t>
      </w:r>
    </w:p>
    <w:p w14:paraId="1F38023D" w14:textId="77777777" w:rsidR="00E26083" w:rsidRDefault="00E26083">
      <w:pPr>
        <w:spacing w:line="360" w:lineRule="auto"/>
        <w:jc w:val="both"/>
        <w:rPr>
          <w:b/>
          <w:sz w:val="24"/>
          <w:szCs w:val="24"/>
        </w:rPr>
      </w:pPr>
    </w:p>
    <w:p w14:paraId="42BA9665" w14:textId="77777777" w:rsidR="00E26083" w:rsidRDefault="00E26083">
      <w:pPr>
        <w:spacing w:line="360" w:lineRule="auto"/>
        <w:jc w:val="both"/>
        <w:rPr>
          <w:b/>
          <w:sz w:val="24"/>
          <w:szCs w:val="24"/>
        </w:rPr>
      </w:pPr>
    </w:p>
    <w:p w14:paraId="0B2873AE" w14:textId="77777777" w:rsidR="00E26083" w:rsidRDefault="00E26083">
      <w:pPr>
        <w:spacing w:line="360" w:lineRule="auto"/>
        <w:jc w:val="both"/>
        <w:rPr>
          <w:b/>
          <w:sz w:val="24"/>
          <w:szCs w:val="24"/>
        </w:rPr>
      </w:pPr>
    </w:p>
    <w:p w14:paraId="29EA80E0" w14:textId="77777777" w:rsidR="00E26083" w:rsidRDefault="00E26083">
      <w:pPr>
        <w:spacing w:line="360" w:lineRule="auto"/>
        <w:jc w:val="both"/>
        <w:rPr>
          <w:b/>
          <w:sz w:val="24"/>
          <w:szCs w:val="24"/>
        </w:rPr>
      </w:pPr>
    </w:p>
    <w:p w14:paraId="245EE0BA" w14:textId="77777777" w:rsidR="00E26083" w:rsidRDefault="00F46FC8">
      <w:pPr>
        <w:spacing w:line="360" w:lineRule="auto"/>
        <w:jc w:val="both"/>
        <w:rPr>
          <w:b/>
          <w:sz w:val="24"/>
          <w:szCs w:val="24"/>
        </w:rPr>
      </w:pPr>
      <w:commentRangeStart w:id="425"/>
      <w:r>
        <w:rPr>
          <w:b/>
          <w:sz w:val="24"/>
          <w:szCs w:val="24"/>
        </w:rPr>
        <w:t>3.4.</w:t>
      </w:r>
      <w:r>
        <w:rPr>
          <w:b/>
          <w:sz w:val="24"/>
          <w:szCs w:val="24"/>
        </w:rPr>
        <w:tab/>
        <w:t>Análise Exploratória dos Dados</w:t>
      </w:r>
      <w:commentRangeEnd w:id="425"/>
      <w:r w:rsidR="00CC7D12">
        <w:rPr>
          <w:rStyle w:val="Refdecomentrio"/>
        </w:rPr>
        <w:commentReference w:id="425"/>
      </w:r>
    </w:p>
    <w:p w14:paraId="66E000C2" w14:textId="77777777" w:rsidR="00E26083" w:rsidRDefault="00E26083">
      <w:pPr>
        <w:spacing w:line="360" w:lineRule="auto"/>
        <w:jc w:val="both"/>
        <w:rPr>
          <w:b/>
          <w:sz w:val="24"/>
          <w:szCs w:val="24"/>
        </w:rPr>
      </w:pPr>
    </w:p>
    <w:p w14:paraId="3A89ED5E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análise exploratória dos dados possuiu o objetivo de apresentar algumas observações a respeito do conjunto de dados.</w:t>
      </w:r>
    </w:p>
    <w:p w14:paraId="5863EF4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No estudo, este conjunto, obtido após atuação do rastreador web e armazenamento em banco de dados, possui 670 amostras de apartamentos, e</w:t>
      </w:r>
      <w:ins w:id="426" w:author="Renato Dourado Maia" w:date="2018-05-20T19:43:00Z">
        <w:r w:rsidR="00CC7D12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na figura 58, são apresentadas as quantidades de imóveis por bairro.</w:t>
      </w:r>
    </w:p>
    <w:p w14:paraId="0CDFAFF2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7C6D8404" w14:textId="77777777" w:rsidR="00E26083" w:rsidRDefault="00F46FC8">
      <w:pPr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55DBB9D" wp14:editId="47F32A69">
            <wp:extent cx="5238750" cy="5238750"/>
            <wp:effectExtent l="0" t="0" r="0" b="0"/>
            <wp:docPr id="45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23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E9AFF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FIGURA 58: Quantidade de imóveis por bairro.</w:t>
      </w:r>
    </w:p>
    <w:p w14:paraId="7E3CE0C1" w14:textId="77777777" w:rsidR="00E26083" w:rsidRDefault="00F46FC8">
      <w:p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Fonte: O Autor</w:t>
      </w:r>
    </w:p>
    <w:p w14:paraId="00874E31" w14:textId="77777777" w:rsidR="00E26083" w:rsidRDefault="00E26083">
      <w:pPr>
        <w:spacing w:line="240" w:lineRule="auto"/>
        <w:jc w:val="both"/>
        <w:rPr>
          <w:sz w:val="20"/>
          <w:szCs w:val="20"/>
        </w:rPr>
      </w:pPr>
    </w:p>
    <w:p w14:paraId="61CF6DDD" w14:textId="77777777" w:rsidR="00E26083" w:rsidRDefault="00F46FC8">
      <w:pPr>
        <w:spacing w:line="24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figura 59 destaca a distribuição destes imóveis pela cidade:</w:t>
      </w:r>
    </w:p>
    <w:p w14:paraId="6DB69CBD" w14:textId="77777777" w:rsidR="00E26083" w:rsidRDefault="00E26083">
      <w:pPr>
        <w:spacing w:line="240" w:lineRule="auto"/>
        <w:jc w:val="both"/>
        <w:rPr>
          <w:sz w:val="24"/>
          <w:szCs w:val="24"/>
        </w:rPr>
      </w:pPr>
    </w:p>
    <w:p w14:paraId="11A7E1B8" w14:textId="77777777" w:rsidR="00E26083" w:rsidRDefault="00E26083">
      <w:pPr>
        <w:spacing w:line="240" w:lineRule="auto"/>
        <w:jc w:val="both"/>
        <w:rPr>
          <w:sz w:val="24"/>
          <w:szCs w:val="24"/>
        </w:rPr>
      </w:pPr>
    </w:p>
    <w:p w14:paraId="708B0869" w14:textId="77777777" w:rsidR="00E26083" w:rsidRDefault="00E26083">
      <w:pPr>
        <w:spacing w:line="240" w:lineRule="auto"/>
        <w:jc w:val="both"/>
        <w:rPr>
          <w:sz w:val="24"/>
          <w:szCs w:val="24"/>
        </w:rPr>
      </w:pPr>
    </w:p>
    <w:p w14:paraId="20CEA9AB" w14:textId="77777777" w:rsidR="00E26083" w:rsidRDefault="00F46FC8">
      <w:pPr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6AED6B5" wp14:editId="0C6FD26C">
            <wp:extent cx="5762850" cy="4025900"/>
            <wp:effectExtent l="0" t="0" r="0" b="0"/>
            <wp:docPr id="64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FD2F9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commentRangeStart w:id="427"/>
      <w:r>
        <w:rPr>
          <w:sz w:val="20"/>
          <w:szCs w:val="20"/>
        </w:rPr>
        <w:t xml:space="preserve">FIGURA </w:t>
      </w:r>
      <w:commentRangeEnd w:id="427"/>
      <w:r w:rsidR="00CC7D12">
        <w:rPr>
          <w:rStyle w:val="Refdecomentrio"/>
        </w:rPr>
        <w:commentReference w:id="427"/>
      </w:r>
      <w:r>
        <w:rPr>
          <w:sz w:val="20"/>
          <w:szCs w:val="20"/>
        </w:rPr>
        <w:t>59: Distribuição de imóveis pela cidade.</w:t>
      </w:r>
    </w:p>
    <w:p w14:paraId="185D69BC" w14:textId="77777777" w:rsidR="00E26083" w:rsidRDefault="00F46FC8">
      <w:pPr>
        <w:spacing w:line="360" w:lineRule="auto"/>
        <w:jc w:val="both"/>
        <w:rPr>
          <w:color w:val="FF0000"/>
          <w:sz w:val="20"/>
          <w:szCs w:val="20"/>
        </w:rPr>
      </w:pPr>
      <w:r>
        <w:rPr>
          <w:sz w:val="20"/>
          <w:szCs w:val="20"/>
        </w:rPr>
        <w:t>Fonte: O Autor</w:t>
      </w:r>
    </w:p>
    <w:p w14:paraId="52AE0B84" w14:textId="77777777" w:rsidR="00E26083" w:rsidRDefault="00E26083">
      <w:pPr>
        <w:spacing w:line="360" w:lineRule="auto"/>
        <w:jc w:val="both"/>
        <w:rPr>
          <w:sz w:val="20"/>
          <w:szCs w:val="20"/>
        </w:rPr>
      </w:pPr>
    </w:p>
    <w:p w14:paraId="79FCA5F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Nota-se </w:t>
      </w:r>
      <w:proofErr w:type="gramStart"/>
      <w:r>
        <w:rPr>
          <w:sz w:val="24"/>
          <w:szCs w:val="24"/>
        </w:rPr>
        <w:t>através das figura</w:t>
      </w:r>
      <w:proofErr w:type="gramEnd"/>
      <w:r>
        <w:rPr>
          <w:sz w:val="24"/>
          <w:szCs w:val="24"/>
        </w:rPr>
        <w:t xml:space="preserve"> 59 uma hegemonia dos imóveis compreendida na região oeste.</w:t>
      </w:r>
    </w:p>
    <w:p w14:paraId="6C77B47E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figura </w:t>
      </w:r>
      <w:del w:id="428" w:author="Renato Dourado Maia" w:date="2018-05-20T19:44:00Z">
        <w:r w:rsidDel="00CC7D12">
          <w:rPr>
            <w:sz w:val="24"/>
            <w:szCs w:val="24"/>
          </w:rPr>
          <w:delText>seguinte</w:delText>
        </w:r>
      </w:del>
      <w:ins w:id="429" w:author="Renato Dourado Maia" w:date="2018-05-20T19:44:00Z">
        <w:r w:rsidR="00CC7D12">
          <w:rPr>
            <w:sz w:val="24"/>
            <w:szCs w:val="24"/>
          </w:rPr>
          <w:t>60</w:t>
        </w:r>
      </w:ins>
      <w:del w:id="430" w:author="Renato Dourado Maia" w:date="2018-05-20T19:44:00Z">
        <w:r w:rsidDel="00CC7D12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apresenta, com base na quantidade de quartos, o número de imóveis em cada bairro:</w:t>
      </w:r>
    </w:p>
    <w:p w14:paraId="475435CB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8E82598" wp14:editId="3CF70013">
            <wp:extent cx="5762850" cy="3771900"/>
            <wp:effectExtent l="0" t="0" r="0" b="0"/>
            <wp:docPr id="28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07581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commentRangeStart w:id="431"/>
      <w:r>
        <w:rPr>
          <w:sz w:val="20"/>
          <w:szCs w:val="20"/>
        </w:rPr>
        <w:t>FIGURA 60</w:t>
      </w:r>
      <w:commentRangeEnd w:id="431"/>
      <w:r w:rsidR="00F03DAD">
        <w:rPr>
          <w:rStyle w:val="Refdecomentrio"/>
        </w:rPr>
        <w:commentReference w:id="431"/>
      </w:r>
      <w:r>
        <w:rPr>
          <w:sz w:val="20"/>
          <w:szCs w:val="20"/>
        </w:rPr>
        <w:t>: Quantidade de imóveis, por bairro, com base na quantidade de quartos.</w:t>
      </w:r>
    </w:p>
    <w:p w14:paraId="1AC897A7" w14:textId="77777777" w:rsidR="00E26083" w:rsidRDefault="00F46FC8">
      <w:p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Fonte: O Autor</w:t>
      </w:r>
    </w:p>
    <w:p w14:paraId="1C6EA794" w14:textId="77777777" w:rsidR="00E26083" w:rsidRDefault="00E26083">
      <w:pPr>
        <w:spacing w:line="360" w:lineRule="auto"/>
        <w:jc w:val="both"/>
        <w:rPr>
          <w:sz w:val="20"/>
          <w:szCs w:val="20"/>
        </w:rPr>
      </w:pPr>
    </w:p>
    <w:p w14:paraId="5C1F9E4C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Como esperado</w:t>
      </w:r>
      <w:ins w:id="432" w:author="Renato Dourado Maia" w:date="2018-05-20T19:45:00Z">
        <w:r w:rsidR="00F03DAD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a quantidade de imóveis com três quartos é predominante e a de apartamentos de cinco quartos muito pequena. Outro ponto importante a se observar, na figura 60, é que somente o bairro Centro</w:t>
      </w:r>
      <w:del w:id="433" w:author="Renato Dourado Maia" w:date="2018-05-20T19:45:00Z">
        <w:r w:rsidDel="00F03DAD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possui imóveis em todas as representações.</w:t>
      </w:r>
    </w:p>
    <w:p w14:paraId="4408B907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 por fim</w:t>
      </w:r>
      <w:ins w:id="434" w:author="Renato Dourado Maia" w:date="2018-05-20T19:46:00Z">
        <w:r w:rsidR="00F03DAD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na figura 61, são apresentadas as porcentagens de banheiros e vagas de garagem com relação ao número de apartamentos:</w:t>
      </w:r>
    </w:p>
    <w:p w14:paraId="1DAF1F35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624CE9AD" w14:textId="77777777" w:rsidR="00E26083" w:rsidRDefault="00F46FC8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ACABA28" wp14:editId="7E5487E3">
            <wp:extent cx="4215788" cy="2061668"/>
            <wp:effectExtent l="0" t="0" r="0" b="0"/>
            <wp:docPr id="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5788" cy="2061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AD7F3E" w14:textId="77777777" w:rsidR="00E26083" w:rsidRDefault="00F46FC8">
      <w:pPr>
        <w:spacing w:line="240" w:lineRule="auto"/>
        <w:ind w:left="720" w:firstLine="720"/>
        <w:jc w:val="both"/>
        <w:rPr>
          <w:sz w:val="20"/>
          <w:szCs w:val="20"/>
        </w:rPr>
      </w:pPr>
      <w:r>
        <w:rPr>
          <w:sz w:val="20"/>
          <w:szCs w:val="20"/>
        </w:rPr>
        <w:t>FIGURA 61: Porcentagem de banheiros e vagas de garagem.</w:t>
      </w:r>
    </w:p>
    <w:p w14:paraId="09F74EDC" w14:textId="77777777" w:rsidR="00E26083" w:rsidRDefault="00F46FC8">
      <w:pPr>
        <w:spacing w:line="240" w:lineRule="auto"/>
        <w:ind w:left="720" w:firstLine="720"/>
        <w:jc w:val="both"/>
        <w:rPr>
          <w:sz w:val="20"/>
          <w:szCs w:val="20"/>
        </w:rPr>
      </w:pPr>
      <w:r>
        <w:rPr>
          <w:sz w:val="20"/>
          <w:szCs w:val="20"/>
        </w:rPr>
        <w:t>Fonte: O Autor</w:t>
      </w:r>
    </w:p>
    <w:p w14:paraId="6F98FF8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commentRangeStart w:id="435"/>
      <w:r>
        <w:rPr>
          <w:sz w:val="24"/>
          <w:szCs w:val="24"/>
        </w:rPr>
        <w:lastRenderedPageBreak/>
        <w:t>Conforme observado na figura 61, a porcentagem de imóveis sem banheiro é expressiva e muito provável esta falha foi ocasionada por erro humano ao catalogar os imóveis.</w:t>
      </w:r>
      <w:commentRangeEnd w:id="435"/>
      <w:r w:rsidR="00F03DAD">
        <w:rPr>
          <w:rStyle w:val="Refdecomentrio"/>
        </w:rPr>
        <w:commentReference w:id="435"/>
      </w:r>
    </w:p>
    <w:p w14:paraId="5B8F9AF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Merece destaque também</w:t>
      </w:r>
      <w:del w:id="436" w:author="Renato Dourado Maia" w:date="2018-05-20T19:46:00Z">
        <w:r w:rsidDel="00F03DAD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a pequena diferença </w:t>
      </w:r>
      <w:commentRangeStart w:id="437"/>
      <w:r>
        <w:rPr>
          <w:sz w:val="24"/>
          <w:szCs w:val="24"/>
        </w:rPr>
        <w:t xml:space="preserve">entre apartamentos </w:t>
      </w:r>
      <w:commentRangeEnd w:id="437"/>
      <w:r w:rsidR="00367033">
        <w:rPr>
          <w:rStyle w:val="Refdecomentrio"/>
        </w:rPr>
        <w:commentReference w:id="437"/>
      </w:r>
      <w:r>
        <w:rPr>
          <w:sz w:val="24"/>
          <w:szCs w:val="24"/>
        </w:rPr>
        <w:t>com uma e duas vagas de garagem.</w:t>
      </w:r>
    </w:p>
    <w:p w14:paraId="2F389CC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Sabendo-se do funcionamento correto do </w:t>
      </w:r>
      <w:proofErr w:type="spellStart"/>
      <w:r>
        <w:rPr>
          <w:sz w:val="24"/>
          <w:szCs w:val="24"/>
        </w:rPr>
        <w:t>regressor</w:t>
      </w:r>
      <w:proofErr w:type="spellEnd"/>
      <w:r>
        <w:rPr>
          <w:sz w:val="24"/>
          <w:szCs w:val="24"/>
        </w:rPr>
        <w:t xml:space="preserve"> e de que o bairro Centro possui imóveis com todas as configurações, algumas perguntas foram feitas:</w:t>
      </w:r>
    </w:p>
    <w:p w14:paraId="29E2FD65" w14:textId="77777777" w:rsidR="00E26083" w:rsidRDefault="00F46FC8">
      <w:pPr>
        <w:numPr>
          <w:ilvl w:val="0"/>
          <w:numId w:val="1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Qual a estimativa de preço para o menor apartamento, no bairro Centro, com os valores obtidos através dos dados?</w:t>
      </w:r>
    </w:p>
    <w:p w14:paraId="041FDEA4" w14:textId="77777777" w:rsidR="00E26083" w:rsidRDefault="00F46FC8">
      <w:pPr>
        <w:numPr>
          <w:ilvl w:val="0"/>
          <w:numId w:val="1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 para o </w:t>
      </w:r>
      <w:commentRangeStart w:id="438"/>
      <w:r>
        <w:rPr>
          <w:sz w:val="24"/>
          <w:szCs w:val="24"/>
        </w:rPr>
        <w:t>apartamento maior apartamento</w:t>
      </w:r>
      <w:commentRangeEnd w:id="438"/>
      <w:r w:rsidR="00367033">
        <w:rPr>
          <w:rStyle w:val="Refdecomentrio"/>
        </w:rPr>
        <w:commentReference w:id="438"/>
      </w:r>
      <w:r>
        <w:rPr>
          <w:sz w:val="24"/>
          <w:szCs w:val="24"/>
        </w:rPr>
        <w:t>?</w:t>
      </w:r>
    </w:p>
    <w:p w14:paraId="55ACEFFA" w14:textId="77777777" w:rsidR="00E26083" w:rsidRDefault="00F46FC8">
      <w:pPr>
        <w:numPr>
          <w:ilvl w:val="0"/>
          <w:numId w:val="1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Quanto o valor de um apartamento aumenta se aumentarmos a área?</w:t>
      </w:r>
    </w:p>
    <w:p w14:paraId="667F1EB6" w14:textId="77777777" w:rsidR="00E26083" w:rsidRDefault="00F46FC8">
      <w:pPr>
        <w:numPr>
          <w:ilvl w:val="0"/>
          <w:numId w:val="1"/>
        </w:num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E se aumentarmos a quantidade quartos, banheiros e vagas?</w:t>
      </w:r>
    </w:p>
    <w:p w14:paraId="35CA249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Para a primeira pergunta</w:t>
      </w:r>
      <w:ins w:id="439" w:author="Renato Dourado Maia" w:date="2018-05-20T19:47:00Z">
        <w:r w:rsidR="00367033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a figura 62 abaixo,</w:t>
      </w:r>
      <w:ins w:id="440" w:author="Renato Dourado Maia" w:date="2018-05-20T19:48:00Z">
        <w:r w:rsidR="00367033">
          <w:rPr>
            <w:sz w:val="24"/>
            <w:szCs w:val="24"/>
          </w:rPr>
          <w:t xml:space="preserve"> </w:t>
        </w:r>
      </w:ins>
      <w:commentRangeStart w:id="441"/>
      <w:ins w:id="442" w:author="Renato Dourado Maia" w:date="2018-05-20T19:47:00Z">
        <w:r w:rsidR="00367033">
          <w:rPr>
            <w:sz w:val="24"/>
            <w:szCs w:val="24"/>
          </w:rPr>
          <w:t>apresenta o c</w:t>
        </w:r>
      </w:ins>
      <w:ins w:id="443" w:author="Renato Dourado Maia" w:date="2018-05-20T19:48:00Z">
        <w:r w:rsidR="00367033">
          <w:rPr>
            <w:sz w:val="24"/>
            <w:szCs w:val="24"/>
          </w:rPr>
          <w:t>ódigo que</w:t>
        </w:r>
      </w:ins>
      <w:r>
        <w:rPr>
          <w:sz w:val="24"/>
          <w:szCs w:val="24"/>
        </w:rPr>
        <w:t xml:space="preserve"> </w:t>
      </w:r>
      <w:commentRangeEnd w:id="441"/>
      <w:r w:rsidR="00367033">
        <w:rPr>
          <w:rStyle w:val="Refdecomentrio"/>
        </w:rPr>
        <w:commentReference w:id="441"/>
      </w:r>
      <w:r>
        <w:rPr>
          <w:sz w:val="24"/>
          <w:szCs w:val="24"/>
        </w:rPr>
        <w:t>fornece o resultado da questão:</w:t>
      </w:r>
    </w:p>
    <w:p w14:paraId="26EB04C9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21234885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BEE1D4F" wp14:editId="48E70D55">
            <wp:extent cx="3009900" cy="314325"/>
            <wp:effectExtent l="0" t="0" r="0" b="0"/>
            <wp:docPr id="41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A1E451" w14:textId="77777777" w:rsidR="00E26083" w:rsidRDefault="00F46FC8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2F7411B" wp14:editId="428990BC">
            <wp:extent cx="5762850" cy="152400"/>
            <wp:effectExtent l="0" t="0" r="0" b="0"/>
            <wp:docPr id="1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C0D4A4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FIGURA 62: Estimativa para o menor apartamento.</w:t>
      </w:r>
    </w:p>
    <w:p w14:paraId="72AA498D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Fonte: O Autor</w:t>
      </w:r>
    </w:p>
    <w:p w14:paraId="09D4AC59" w14:textId="77777777" w:rsidR="00E26083" w:rsidRDefault="00E26083">
      <w:pPr>
        <w:spacing w:line="360" w:lineRule="auto"/>
        <w:rPr>
          <w:sz w:val="20"/>
          <w:szCs w:val="20"/>
        </w:rPr>
      </w:pPr>
    </w:p>
    <w:p w14:paraId="3EE48B34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Na linha 7 é obtido o valor da menor área de um apartamento do conjunto de dados, na linha 8 feita a estimativa e por fim o resultado é apresentado, um valor estimado de R$ 153197,37.</w:t>
      </w:r>
    </w:p>
    <w:p w14:paraId="60BD1E8F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lógica para a segunda pergunta é a mesma, só obtendo o valor máximo de cada característica, e o resultado é apresentado na figura 63:</w:t>
      </w:r>
    </w:p>
    <w:p w14:paraId="524A3787" w14:textId="77777777" w:rsidR="00E26083" w:rsidRDefault="00E26083">
      <w:pPr>
        <w:spacing w:line="360" w:lineRule="auto"/>
        <w:ind w:firstLine="720"/>
        <w:rPr>
          <w:sz w:val="24"/>
          <w:szCs w:val="24"/>
        </w:rPr>
      </w:pPr>
    </w:p>
    <w:p w14:paraId="04411F3F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28253AA" wp14:editId="4CD072A7">
            <wp:extent cx="3152775" cy="723900"/>
            <wp:effectExtent l="0" t="0" r="0" b="0"/>
            <wp:docPr id="2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86843" w14:textId="77777777" w:rsidR="00E26083" w:rsidRDefault="00F46FC8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3CB5EF6" wp14:editId="5C06EB97">
            <wp:extent cx="5762850" cy="127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4AAE8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FIGURA 63: Estimativa para o maior apartamento.</w:t>
      </w:r>
    </w:p>
    <w:p w14:paraId="133D5496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Fonte: O Autor</w:t>
      </w:r>
    </w:p>
    <w:p w14:paraId="32E2AADA" w14:textId="77777777" w:rsidR="00E26083" w:rsidRDefault="00E26083">
      <w:pPr>
        <w:spacing w:line="360" w:lineRule="auto"/>
        <w:rPr>
          <w:sz w:val="20"/>
          <w:szCs w:val="20"/>
        </w:rPr>
      </w:pPr>
    </w:p>
    <w:p w14:paraId="3CC1350D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Conforme apresentado na figura 63, um imóvel com estas características, teria um valor estimado de R$ </w:t>
      </w:r>
      <w:commentRangeStart w:id="444"/>
      <w:r>
        <w:rPr>
          <w:sz w:val="24"/>
          <w:szCs w:val="24"/>
        </w:rPr>
        <w:t>688400</w:t>
      </w:r>
      <w:commentRangeEnd w:id="444"/>
      <w:r w:rsidR="00367033">
        <w:rPr>
          <w:rStyle w:val="Refdecomentrio"/>
        </w:rPr>
        <w:commentReference w:id="444"/>
      </w:r>
      <w:r>
        <w:rPr>
          <w:sz w:val="24"/>
          <w:szCs w:val="24"/>
        </w:rPr>
        <w:t>,00.</w:t>
      </w:r>
    </w:p>
    <w:p w14:paraId="5B1D14FA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del w:id="445" w:author="Renato Dourado Maia" w:date="2018-05-20T19:49:00Z">
        <w:r w:rsidDel="00367033">
          <w:rPr>
            <w:sz w:val="24"/>
            <w:szCs w:val="24"/>
          </w:rPr>
          <w:lastRenderedPageBreak/>
          <w:delText xml:space="preserve">Na </w:delText>
        </w:r>
      </w:del>
      <w:ins w:id="446" w:author="Renato Dourado Maia" w:date="2018-05-20T19:49:00Z">
        <w:r w:rsidR="00367033">
          <w:rPr>
            <w:sz w:val="24"/>
            <w:szCs w:val="24"/>
          </w:rPr>
          <w:t xml:space="preserve">Para a </w:t>
        </w:r>
        <w:proofErr w:type="gramStart"/>
        <w:r w:rsidR="00367033">
          <w:rPr>
            <w:sz w:val="24"/>
            <w:szCs w:val="24"/>
          </w:rPr>
          <w:t>terceira</w:t>
        </w:r>
        <w:proofErr w:type="gramEnd"/>
        <w:r w:rsidR="00367033">
          <w:rPr>
            <w:sz w:val="24"/>
            <w:szCs w:val="24"/>
          </w:rPr>
          <w:t xml:space="preserve"> </w:t>
        </w:r>
      </w:ins>
      <w:r>
        <w:rPr>
          <w:sz w:val="24"/>
          <w:szCs w:val="24"/>
        </w:rPr>
        <w:t>terceira pergunta a estimativa tomou como base as configurações do menor apartamento e aumentou-se a área em 10m².</w:t>
      </w:r>
    </w:p>
    <w:p w14:paraId="05BAB22F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6652761C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088F32C" wp14:editId="70E5A75D">
            <wp:extent cx="2971800" cy="171450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A037E" w14:textId="77777777" w:rsidR="00E26083" w:rsidRDefault="00F46FC8">
      <w:pPr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5528675" wp14:editId="39FD1118">
            <wp:extent cx="5762850" cy="139700"/>
            <wp:effectExtent l="0" t="0" r="0" b="0"/>
            <wp:docPr id="29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49ACB" w14:textId="77777777" w:rsidR="00E26083" w:rsidRDefault="00F46FC8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FIGURA 64: Estimativa com área aumentada em 10m².</w:t>
      </w:r>
    </w:p>
    <w:p w14:paraId="54A3230E" w14:textId="77777777" w:rsidR="00E26083" w:rsidRDefault="00F46FC8">
      <w:p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Fonte: O Autor</w:t>
      </w:r>
    </w:p>
    <w:p w14:paraId="1184AA9A" w14:textId="77777777" w:rsidR="00E26083" w:rsidRDefault="00E26083">
      <w:pPr>
        <w:spacing w:line="360" w:lineRule="auto"/>
        <w:jc w:val="both"/>
        <w:rPr>
          <w:sz w:val="20"/>
          <w:szCs w:val="20"/>
        </w:rPr>
      </w:pPr>
    </w:p>
    <w:p w14:paraId="2991999B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figura 64</w:t>
      </w:r>
      <w:del w:id="447" w:author="Renato Dourado Maia" w:date="2018-05-20T19:48:00Z">
        <w:r w:rsidDel="00367033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mostra que o acréscimo de 10m² na área</w:t>
      </w:r>
      <w:del w:id="448" w:author="Renato Dourado Maia" w:date="2018-05-20T19:49:00Z">
        <w:r w:rsidDel="00367033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aumentou o valor do imóvel em </w:t>
      </w:r>
      <w:commentRangeStart w:id="449"/>
      <w:r>
        <w:rPr>
          <w:sz w:val="24"/>
          <w:szCs w:val="24"/>
        </w:rPr>
        <w:t>R$1880,00.</w:t>
      </w:r>
      <w:commentRangeEnd w:id="449"/>
      <w:r w:rsidR="00367033">
        <w:rPr>
          <w:rStyle w:val="Refdecomentrio"/>
        </w:rPr>
        <w:commentReference w:id="449"/>
      </w:r>
    </w:p>
    <w:p w14:paraId="51BEA9F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del w:id="450" w:author="Renato Dourado Maia" w:date="2018-05-20T19:50:00Z">
        <w:r w:rsidDel="00367033">
          <w:rPr>
            <w:sz w:val="24"/>
            <w:szCs w:val="24"/>
          </w:rPr>
          <w:delText>Abaixo a</w:delText>
        </w:r>
      </w:del>
      <w:ins w:id="451" w:author="Renato Dourado Maia" w:date="2018-05-20T19:50:00Z">
        <w:r w:rsidR="00367033">
          <w:rPr>
            <w:sz w:val="24"/>
            <w:szCs w:val="24"/>
          </w:rPr>
          <w:t>A</w:t>
        </w:r>
      </w:ins>
      <w:r>
        <w:rPr>
          <w:sz w:val="24"/>
          <w:szCs w:val="24"/>
        </w:rPr>
        <w:t xml:space="preserve"> figura 65</w:t>
      </w:r>
      <w:del w:id="452" w:author="Renato Dourado Maia" w:date="2018-05-20T19:50:00Z">
        <w:r w:rsidDel="00367033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apresenta o aumento da área em 10m² até 103.5m² e a diferença do preço em relação ao valor imediatamente anterior:</w:t>
      </w:r>
    </w:p>
    <w:p w14:paraId="1A8B870E" w14:textId="77777777" w:rsidR="00E26083" w:rsidRDefault="00E26083">
      <w:pPr>
        <w:spacing w:line="360" w:lineRule="auto"/>
        <w:ind w:firstLine="720"/>
        <w:jc w:val="both"/>
        <w:rPr>
          <w:sz w:val="24"/>
          <w:szCs w:val="24"/>
        </w:rPr>
      </w:pPr>
    </w:p>
    <w:p w14:paraId="75C8F681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C859059" wp14:editId="6AFF7CDF">
            <wp:extent cx="4514850" cy="2924175"/>
            <wp:effectExtent l="0" t="0" r="0" b="0"/>
            <wp:docPr id="55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5AB93" w14:textId="77777777" w:rsidR="00E26083" w:rsidRDefault="00F46FC8">
      <w:pPr>
        <w:spacing w:line="240" w:lineRule="auto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   FIGURA 65: Diferença no valor do preço do imóvel a cada aumento.</w:t>
      </w:r>
    </w:p>
    <w:p w14:paraId="23B3F1DB" w14:textId="77777777" w:rsidR="00E26083" w:rsidRDefault="00F46FC8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   Fonte: O Autor</w:t>
      </w:r>
    </w:p>
    <w:p w14:paraId="49523507" w14:textId="77777777" w:rsidR="00E26083" w:rsidRDefault="00E26083">
      <w:pPr>
        <w:spacing w:line="360" w:lineRule="auto"/>
        <w:rPr>
          <w:sz w:val="24"/>
          <w:szCs w:val="24"/>
        </w:rPr>
      </w:pPr>
      <w:commentRangeStart w:id="453"/>
    </w:p>
    <w:p w14:paraId="71C9188B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Se observa na figura 65 que a cada vez que o imóvel dobra de tamanho o aumento é mais acentuado</w:t>
      </w:r>
      <w:commentRangeEnd w:id="453"/>
      <w:r w:rsidR="00367033">
        <w:rPr>
          <w:rStyle w:val="Refdecomentrio"/>
        </w:rPr>
        <w:commentReference w:id="453"/>
      </w:r>
      <w:r>
        <w:rPr>
          <w:sz w:val="24"/>
          <w:szCs w:val="24"/>
        </w:rPr>
        <w:t xml:space="preserve">. </w:t>
      </w:r>
    </w:p>
    <w:p w14:paraId="4ABF85E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resposta </w:t>
      </w:r>
      <w:del w:id="454" w:author="Renato Dourado Maia" w:date="2018-05-20T19:51:00Z">
        <w:r w:rsidDel="00367033">
          <w:rPr>
            <w:sz w:val="24"/>
            <w:szCs w:val="24"/>
          </w:rPr>
          <w:delText>a</w:delText>
        </w:r>
      </w:del>
      <w:ins w:id="455" w:author="Renato Dourado Maia" w:date="2018-05-20T19:51:00Z">
        <w:r w:rsidR="00367033">
          <w:rPr>
            <w:sz w:val="24"/>
            <w:szCs w:val="24"/>
          </w:rPr>
          <w:t>à</w:t>
        </w:r>
      </w:ins>
      <w:r>
        <w:rPr>
          <w:sz w:val="24"/>
          <w:szCs w:val="24"/>
        </w:rPr>
        <w:t xml:space="preserve"> última pergunta foi baseada no mesmo modelo de imóvel e abaixo são exibidos </w:t>
      </w:r>
      <w:proofErr w:type="gramStart"/>
      <w:r>
        <w:rPr>
          <w:sz w:val="24"/>
          <w:szCs w:val="24"/>
        </w:rPr>
        <w:t>os resultado</w:t>
      </w:r>
      <w:proofErr w:type="gramEnd"/>
      <w:r>
        <w:rPr>
          <w:sz w:val="24"/>
          <w:szCs w:val="24"/>
        </w:rPr>
        <w:t xml:space="preserve">. </w:t>
      </w:r>
    </w:p>
    <w:p w14:paraId="307FEC78" w14:textId="77777777" w:rsidR="00E26083" w:rsidRDefault="00F46FC8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A figura 66</w:t>
      </w:r>
      <w:del w:id="456" w:author="Renato Dourado Maia" w:date="2018-05-20T19:51:00Z">
        <w:r w:rsidDel="00367033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representa a diferença de valor, baseada a quantidade de quartos:</w:t>
      </w:r>
    </w:p>
    <w:p w14:paraId="369F885E" w14:textId="77777777" w:rsidR="00E26083" w:rsidRDefault="00E26083">
      <w:pPr>
        <w:spacing w:line="360" w:lineRule="auto"/>
        <w:rPr>
          <w:sz w:val="24"/>
          <w:szCs w:val="24"/>
        </w:rPr>
      </w:pPr>
    </w:p>
    <w:p w14:paraId="213F50A6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6666F58" wp14:editId="02CA7863">
            <wp:extent cx="2635807" cy="1972762"/>
            <wp:effectExtent l="0" t="0" r="0" b="0"/>
            <wp:docPr id="31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5807" cy="1972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5A342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0"/>
          <w:szCs w:val="20"/>
        </w:rPr>
        <w:t xml:space="preserve">                 </w:t>
      </w:r>
      <w:commentRangeStart w:id="457"/>
      <w:r>
        <w:rPr>
          <w:sz w:val="20"/>
          <w:szCs w:val="20"/>
        </w:rPr>
        <w:t xml:space="preserve">FIGURA 66: Diferença de preços baseada no </w:t>
      </w:r>
    </w:p>
    <w:p w14:paraId="1454E23D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</w:t>
      </w:r>
      <w:proofErr w:type="gramStart"/>
      <w:r>
        <w:rPr>
          <w:sz w:val="20"/>
          <w:szCs w:val="20"/>
        </w:rPr>
        <w:t>aumento</w:t>
      </w:r>
      <w:proofErr w:type="gramEnd"/>
      <w:r>
        <w:rPr>
          <w:sz w:val="20"/>
          <w:szCs w:val="20"/>
        </w:rPr>
        <w:t xml:space="preserve"> do número de quartos.</w:t>
      </w:r>
    </w:p>
    <w:p w14:paraId="1777E7AC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 xml:space="preserve">                               Fonte: O Autor</w:t>
      </w:r>
      <w:commentRangeEnd w:id="457"/>
      <w:r w:rsidR="00367033">
        <w:rPr>
          <w:rStyle w:val="Refdecomentrio"/>
        </w:rPr>
        <w:commentReference w:id="457"/>
      </w:r>
    </w:p>
    <w:p w14:paraId="6DFF7D16" w14:textId="77777777" w:rsidR="00E26083" w:rsidRDefault="00F46F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7D6E996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que se observa na figura 66 é uma redução do preço entre 1 e 2 quartos, o que pode ser explicado pela pequena quantidade de apartamentos de 1 quarto em relação ao de 2 quartos na região. Tem-se então que o valor médio por quarto adicionado é de </w:t>
      </w:r>
      <w:commentRangeStart w:id="458"/>
      <w:r>
        <w:rPr>
          <w:sz w:val="24"/>
          <w:szCs w:val="24"/>
        </w:rPr>
        <w:t>R$ 4872,39</w:t>
      </w:r>
      <w:commentRangeEnd w:id="458"/>
      <w:r w:rsidR="00367033">
        <w:rPr>
          <w:rStyle w:val="Refdecomentrio"/>
        </w:rPr>
        <w:commentReference w:id="458"/>
      </w:r>
      <w:r>
        <w:rPr>
          <w:sz w:val="24"/>
          <w:szCs w:val="24"/>
        </w:rPr>
        <w:t>.</w:t>
      </w:r>
    </w:p>
    <w:p w14:paraId="16FFA0D2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figura seguinte apresenta o resultado da diferença baseada no aumento do número de banheiros:</w:t>
      </w:r>
    </w:p>
    <w:p w14:paraId="67C945C5" w14:textId="77777777" w:rsidR="00E26083" w:rsidRDefault="00E26083">
      <w:pPr>
        <w:spacing w:line="360" w:lineRule="auto"/>
        <w:ind w:firstLine="720"/>
        <w:rPr>
          <w:sz w:val="24"/>
          <w:szCs w:val="24"/>
        </w:rPr>
      </w:pPr>
    </w:p>
    <w:p w14:paraId="2F867A39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C791348" wp14:editId="3BE5762B">
            <wp:extent cx="2525166" cy="1887037"/>
            <wp:effectExtent l="0" t="0" r="0" b="0"/>
            <wp:docPr id="14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5166" cy="1887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BA683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</w:t>
      </w:r>
      <w:r>
        <w:rPr>
          <w:sz w:val="20"/>
          <w:szCs w:val="20"/>
        </w:rPr>
        <w:t xml:space="preserve">FIGURA 67: Diferença de preços baseada </w:t>
      </w:r>
    </w:p>
    <w:p w14:paraId="3AFFC635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</w:t>
      </w:r>
      <w:proofErr w:type="gramStart"/>
      <w:r>
        <w:rPr>
          <w:sz w:val="20"/>
          <w:szCs w:val="20"/>
        </w:rPr>
        <w:t>no</w:t>
      </w:r>
      <w:proofErr w:type="gramEnd"/>
      <w:r>
        <w:rPr>
          <w:sz w:val="20"/>
          <w:szCs w:val="20"/>
        </w:rPr>
        <w:t xml:space="preserve"> aumento do número de banheiros.</w:t>
      </w:r>
    </w:p>
    <w:p w14:paraId="0163B833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ab/>
        <w:t xml:space="preserve">                                  Fonte: O Autor</w:t>
      </w:r>
    </w:p>
    <w:p w14:paraId="699E20F1" w14:textId="77777777" w:rsidR="00E26083" w:rsidRDefault="00E26083">
      <w:pPr>
        <w:spacing w:line="360" w:lineRule="auto"/>
        <w:rPr>
          <w:sz w:val="20"/>
          <w:szCs w:val="20"/>
        </w:rPr>
      </w:pPr>
    </w:p>
    <w:p w14:paraId="7262A207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Conforme observado na figura 67, a grande diferença de preços ocorre quando se aumenta para 2 o número de banheiros e outro ponto importante a se observar é que a não há diferença de preço em um apartamento de 4 e 5 quartos. A média de preço no valor do apartamento ao se acrescentar um banheiro é de R$ 4270,59.</w:t>
      </w:r>
    </w:p>
    <w:p w14:paraId="4CEEE219" w14:textId="77777777" w:rsidR="00E26083" w:rsidRDefault="00F46FC8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E por fim, na figura 68, tem-se a diferença de preço em um apartamento ao se acrescentar vagas de estacionamento:</w:t>
      </w:r>
    </w:p>
    <w:p w14:paraId="0364C728" w14:textId="77777777" w:rsidR="00E26083" w:rsidRDefault="00E26083">
      <w:pPr>
        <w:spacing w:line="360" w:lineRule="auto"/>
        <w:ind w:firstLine="720"/>
        <w:rPr>
          <w:sz w:val="24"/>
          <w:szCs w:val="24"/>
        </w:rPr>
      </w:pPr>
    </w:p>
    <w:p w14:paraId="4C38F67D" w14:textId="77777777" w:rsidR="00E26083" w:rsidRDefault="00F46FC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CF32543" wp14:editId="46E96CC8">
            <wp:extent cx="2687025" cy="2013109"/>
            <wp:effectExtent l="0" t="0" r="0" b="0"/>
            <wp:docPr id="47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7025" cy="2013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4F2A6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</w:t>
      </w:r>
      <w:r>
        <w:rPr>
          <w:sz w:val="20"/>
          <w:szCs w:val="20"/>
        </w:rPr>
        <w:t xml:space="preserve">FIGURA 68: Diferença de preços baseada </w:t>
      </w:r>
    </w:p>
    <w:p w14:paraId="15EDB0F6" w14:textId="77777777" w:rsidR="00E26083" w:rsidRDefault="00F46FC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</w:t>
      </w:r>
      <w:proofErr w:type="gramStart"/>
      <w:r>
        <w:rPr>
          <w:sz w:val="20"/>
          <w:szCs w:val="20"/>
        </w:rPr>
        <w:t>no</w:t>
      </w:r>
      <w:proofErr w:type="gramEnd"/>
      <w:r>
        <w:rPr>
          <w:sz w:val="20"/>
          <w:szCs w:val="20"/>
        </w:rPr>
        <w:t xml:space="preserve"> aumento do número de vagas.</w:t>
      </w:r>
    </w:p>
    <w:p w14:paraId="5AAA7AFF" w14:textId="77777777" w:rsidR="00E26083" w:rsidRDefault="00F46FC8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   Fonte: O Autor</w:t>
      </w:r>
    </w:p>
    <w:p w14:paraId="593D7A3A" w14:textId="77777777" w:rsidR="00E26083" w:rsidRDefault="00E26083">
      <w:pPr>
        <w:spacing w:line="360" w:lineRule="auto"/>
        <w:rPr>
          <w:sz w:val="20"/>
          <w:szCs w:val="20"/>
        </w:rPr>
      </w:pPr>
      <w:commentRangeStart w:id="459"/>
    </w:p>
    <w:p w14:paraId="2686EAFF" w14:textId="77777777" w:rsidR="00E26083" w:rsidRDefault="00F46FC8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A figura 68</w:t>
      </w:r>
      <w:del w:id="460" w:author="Renato Dourado Maia" w:date="2018-05-20T19:53:00Z">
        <w:r w:rsidDel="00367033">
          <w:rPr>
            <w:sz w:val="24"/>
            <w:szCs w:val="24"/>
          </w:rPr>
          <w:delText>,</w:delText>
        </w:r>
      </w:del>
      <w:r>
        <w:rPr>
          <w:sz w:val="24"/>
          <w:szCs w:val="24"/>
        </w:rPr>
        <w:t xml:space="preserve"> mostra que</w:t>
      </w:r>
      <w:ins w:id="461" w:author="Renato Dourado Maia" w:date="2018-05-20T19:53:00Z">
        <w:r w:rsidR="00367033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independente da quantidade de vagas, o valor do apartamento se mantém constante</w:t>
      </w:r>
      <w:commentRangeEnd w:id="459"/>
      <w:r w:rsidR="00367033">
        <w:rPr>
          <w:rStyle w:val="Refdecomentrio"/>
        </w:rPr>
        <w:commentReference w:id="459"/>
      </w:r>
      <w:r>
        <w:rPr>
          <w:sz w:val="24"/>
          <w:szCs w:val="24"/>
        </w:rPr>
        <w:t>.</w:t>
      </w:r>
    </w:p>
    <w:p w14:paraId="20F21001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testes e resultados apresentados comprovam o funcionamento do Sistema </w:t>
      </w:r>
      <w:proofErr w:type="spellStart"/>
      <w:r>
        <w:rPr>
          <w:sz w:val="24"/>
          <w:szCs w:val="24"/>
        </w:rPr>
        <w:t>Agredador</w:t>
      </w:r>
      <w:proofErr w:type="spellEnd"/>
      <w:r>
        <w:rPr>
          <w:sz w:val="24"/>
          <w:szCs w:val="24"/>
        </w:rPr>
        <w:t xml:space="preserve"> de Informações sobre Imóveis.</w:t>
      </w:r>
    </w:p>
    <w:p w14:paraId="015CC844" w14:textId="77777777" w:rsidR="00E26083" w:rsidRDefault="00E26083">
      <w:pPr>
        <w:spacing w:line="240" w:lineRule="auto"/>
        <w:jc w:val="both"/>
      </w:pPr>
    </w:p>
    <w:p w14:paraId="5F7B7A45" w14:textId="77777777" w:rsidR="00E26083" w:rsidRDefault="00E26083">
      <w:pPr>
        <w:spacing w:line="240" w:lineRule="auto"/>
        <w:jc w:val="both"/>
      </w:pPr>
    </w:p>
    <w:p w14:paraId="1F0E914C" w14:textId="77777777" w:rsidR="00E26083" w:rsidRDefault="00E26083">
      <w:pPr>
        <w:spacing w:line="240" w:lineRule="auto"/>
        <w:jc w:val="both"/>
      </w:pPr>
    </w:p>
    <w:p w14:paraId="0CE8C297" w14:textId="77777777" w:rsidR="00E26083" w:rsidRDefault="00E26083">
      <w:pPr>
        <w:spacing w:line="240" w:lineRule="auto"/>
        <w:jc w:val="both"/>
      </w:pPr>
    </w:p>
    <w:p w14:paraId="587DD440" w14:textId="77777777" w:rsidR="00E26083" w:rsidRDefault="00E26083">
      <w:pPr>
        <w:spacing w:line="240" w:lineRule="auto"/>
        <w:jc w:val="both"/>
      </w:pPr>
    </w:p>
    <w:p w14:paraId="6E447A55" w14:textId="77777777" w:rsidR="00E26083" w:rsidRDefault="00E26083">
      <w:pPr>
        <w:spacing w:line="240" w:lineRule="auto"/>
        <w:jc w:val="both"/>
      </w:pPr>
    </w:p>
    <w:p w14:paraId="5415FBF9" w14:textId="77777777" w:rsidR="00E26083" w:rsidRDefault="00E26083">
      <w:pPr>
        <w:spacing w:line="240" w:lineRule="auto"/>
        <w:jc w:val="both"/>
      </w:pPr>
    </w:p>
    <w:p w14:paraId="6A706B47" w14:textId="77777777" w:rsidR="00E26083" w:rsidRDefault="00E26083">
      <w:pPr>
        <w:spacing w:line="240" w:lineRule="auto"/>
        <w:jc w:val="both"/>
      </w:pPr>
    </w:p>
    <w:p w14:paraId="75D06B3D" w14:textId="77777777" w:rsidR="00E26083" w:rsidRDefault="00E26083">
      <w:pPr>
        <w:spacing w:line="240" w:lineRule="auto"/>
        <w:jc w:val="both"/>
      </w:pPr>
    </w:p>
    <w:p w14:paraId="57AF0B4E" w14:textId="77777777" w:rsidR="00E26083" w:rsidRDefault="00E26083">
      <w:pPr>
        <w:spacing w:line="240" w:lineRule="auto"/>
        <w:jc w:val="both"/>
      </w:pPr>
    </w:p>
    <w:p w14:paraId="71518AD2" w14:textId="77777777" w:rsidR="00E26083" w:rsidRDefault="00E26083">
      <w:pPr>
        <w:spacing w:line="240" w:lineRule="auto"/>
        <w:jc w:val="both"/>
      </w:pPr>
    </w:p>
    <w:p w14:paraId="6047922C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34BF93CD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3495F5F1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7808E98D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08F4BF9C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3067810A" w14:textId="77777777" w:rsidR="00E26083" w:rsidRDefault="00E26083">
      <w:pPr>
        <w:spacing w:line="360" w:lineRule="auto"/>
        <w:rPr>
          <w:b/>
          <w:sz w:val="24"/>
          <w:szCs w:val="24"/>
        </w:rPr>
      </w:pPr>
    </w:p>
    <w:p w14:paraId="0DCE2D69" w14:textId="77777777" w:rsidR="00E26083" w:rsidRDefault="00F46FC8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CAPÍTULO 4 APLICAÇÃO</w:t>
      </w:r>
    </w:p>
    <w:p w14:paraId="39B0C147" w14:textId="77777777" w:rsidR="00E26083" w:rsidRDefault="00E26083">
      <w:pPr>
        <w:spacing w:line="360" w:lineRule="auto"/>
        <w:rPr>
          <w:b/>
        </w:rPr>
      </w:pPr>
    </w:p>
    <w:p w14:paraId="4CF39A1B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Neste capítulo serão indicadas algumas áreas em que este estudo pode ser aplicado.</w:t>
      </w:r>
    </w:p>
    <w:p w14:paraId="386BEB6E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Após a análise dos resultados obtidos e descritos no capítulo 3, em que foram listadas as particularidades, a abordagem e o funcionamento do sistema, constatou-se que este deve ser aplicado às empresas e/ou corretoras imobiliárias</w:t>
      </w:r>
      <w:ins w:id="462" w:author="Renato Dourado Maia" w:date="2018-05-20T19:53:00Z">
        <w:r w:rsidR="00367033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possiblitan</w:t>
      </w:r>
      <w:r>
        <w:rPr>
          <w:sz w:val="24"/>
          <w:szCs w:val="24"/>
        </w:rPr>
        <w:lastRenderedPageBreak/>
        <w:t>do-as</w:t>
      </w:r>
      <w:proofErr w:type="spellEnd"/>
      <w:r>
        <w:rPr>
          <w:sz w:val="24"/>
          <w:szCs w:val="24"/>
        </w:rPr>
        <w:t xml:space="preserve"> a obterem aspectos relevantes sobre a situação dos imóveis na cidade no que diz respeito à oferta, preço, localização, dentre outros.</w:t>
      </w:r>
    </w:p>
    <w:p w14:paraId="1F33AAD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Pode ser aplicado também aos usuários que desejam realizar a compra de um apartamento e para tal desejam possuir uma ideia inicial sobre o valor do imóvel baseado em suas características.</w:t>
      </w:r>
    </w:p>
    <w:p w14:paraId="1C2D9F59" w14:textId="77777777" w:rsidR="00E26083" w:rsidRDefault="00F46FC8">
      <w:r>
        <w:tab/>
      </w:r>
    </w:p>
    <w:p w14:paraId="1D46D760" w14:textId="77777777" w:rsidR="00E26083" w:rsidRDefault="00E26083"/>
    <w:p w14:paraId="41C140A3" w14:textId="77777777" w:rsidR="00E26083" w:rsidRDefault="00E26083"/>
    <w:p w14:paraId="2DD980FC" w14:textId="77777777" w:rsidR="00E26083" w:rsidRDefault="00E26083"/>
    <w:p w14:paraId="0C36203D" w14:textId="77777777" w:rsidR="00E26083" w:rsidRDefault="00E26083"/>
    <w:p w14:paraId="137F6BBA" w14:textId="77777777" w:rsidR="00E26083" w:rsidRDefault="00E26083"/>
    <w:p w14:paraId="1A546E74" w14:textId="77777777" w:rsidR="00E26083" w:rsidRDefault="00E26083"/>
    <w:p w14:paraId="341E0E3D" w14:textId="77777777" w:rsidR="00E26083" w:rsidRDefault="00E26083"/>
    <w:p w14:paraId="0015198C" w14:textId="77777777" w:rsidR="00E26083" w:rsidRDefault="00E26083"/>
    <w:p w14:paraId="4481CC1A" w14:textId="77777777" w:rsidR="00E26083" w:rsidRDefault="00E26083"/>
    <w:p w14:paraId="427FDCC9" w14:textId="77777777" w:rsidR="00E26083" w:rsidRDefault="00E26083"/>
    <w:p w14:paraId="3E45DC3E" w14:textId="77777777" w:rsidR="00E26083" w:rsidRDefault="00E26083"/>
    <w:p w14:paraId="191F0C78" w14:textId="77777777" w:rsidR="00E26083" w:rsidRDefault="00E26083"/>
    <w:p w14:paraId="572E182E" w14:textId="77777777" w:rsidR="00E26083" w:rsidRDefault="00E26083"/>
    <w:p w14:paraId="1E628C95" w14:textId="77777777" w:rsidR="00E26083" w:rsidRDefault="00E26083"/>
    <w:p w14:paraId="45B7EADF" w14:textId="77777777" w:rsidR="00E26083" w:rsidRDefault="00E26083"/>
    <w:p w14:paraId="3BBA5670" w14:textId="77777777" w:rsidR="00E26083" w:rsidRDefault="00E26083"/>
    <w:p w14:paraId="7692CFF7" w14:textId="77777777" w:rsidR="00E26083" w:rsidRDefault="00E26083"/>
    <w:p w14:paraId="7941294B" w14:textId="77777777" w:rsidR="00E26083" w:rsidRDefault="00E26083"/>
    <w:p w14:paraId="53DA181B" w14:textId="77777777" w:rsidR="00E26083" w:rsidRDefault="00E26083"/>
    <w:p w14:paraId="70DBB95E" w14:textId="77777777" w:rsidR="00E26083" w:rsidRDefault="00E26083"/>
    <w:p w14:paraId="38634B20" w14:textId="77777777" w:rsidR="00E26083" w:rsidRDefault="00E26083"/>
    <w:p w14:paraId="5445EDC1" w14:textId="77777777" w:rsidR="00E26083" w:rsidRDefault="00E26083"/>
    <w:p w14:paraId="19BEEADE" w14:textId="77777777" w:rsidR="00E26083" w:rsidRDefault="00E26083"/>
    <w:p w14:paraId="4C4513C0" w14:textId="77777777" w:rsidR="00E26083" w:rsidRDefault="00E26083"/>
    <w:p w14:paraId="11138312" w14:textId="77777777" w:rsidR="00E26083" w:rsidRDefault="00E26083"/>
    <w:p w14:paraId="3498069B" w14:textId="77777777" w:rsidR="00E26083" w:rsidRDefault="00E26083"/>
    <w:p w14:paraId="47424392" w14:textId="77777777" w:rsidR="00E26083" w:rsidRDefault="00E26083"/>
    <w:p w14:paraId="54271B05" w14:textId="77777777" w:rsidR="00E26083" w:rsidRDefault="00F46FC8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CONSIDERAÇÕES FINAIS</w:t>
      </w:r>
    </w:p>
    <w:p w14:paraId="7B4466A1" w14:textId="77777777" w:rsidR="00E26083" w:rsidRDefault="00E26083"/>
    <w:p w14:paraId="0A222A33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aproveitamento da internet para uso comercial se prova, a cada ano, de extrema importância para a economia, sobretudo em empresas ligadas ao setor imobiliário, em que o crescente aumento da população reflete a necessidade constante por moradia. Sabendo-se também da grande quantidade de dados digitais gerados por esse meio tecnológico, existem atualmente ferramentas capazes de, através das informações disponibilizadas, aprender e predizer padrões. Por meio desta perspectiva, este estudo procurou desenvolver um sistema que fornecesse ao usuário as</w:t>
      </w:r>
      <w:r>
        <w:rPr>
          <w:sz w:val="24"/>
          <w:szCs w:val="24"/>
        </w:rPr>
        <w:lastRenderedPageBreak/>
        <w:t>pectos e ideias novas sobre um determinado imóvel, auxiliando-o na decisão de efetivar a compra ou até mesmo realizar a busca do apartamento ideal.</w:t>
      </w:r>
    </w:p>
    <w:p w14:paraId="5BB995CE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resultado obtido por meio deste trabalho foi possível com a utilização de técnicas de rastreamento de dados web, armazenamento e manipulação dos dados para interpretação do computador, aprendizado de máquina e análise exploratória. Para que este fosse conquistado, houve uma pesquisa sobre as tecnologias que seriam utilizadas, tais como a linguagem de programação Python, ambiente de desenvolvimento 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 xml:space="preserve"> e servidor de banco de dados MySQL, além de uma extensa pesquisa bibliográfica para entender os aspectos matemáticos e estatísticos que envolvem os algoritmos de aprendizagem de máquina e a busca de informações por meio do rastreamento de dados em sites.</w:t>
      </w:r>
    </w:p>
    <w:p w14:paraId="79B4F14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gramStart"/>
      <w:r>
        <w:rPr>
          <w:sz w:val="24"/>
          <w:szCs w:val="24"/>
        </w:rPr>
        <w:t>rastreador web</w:t>
      </w:r>
      <w:proofErr w:type="gramEnd"/>
      <w:r>
        <w:rPr>
          <w:sz w:val="24"/>
          <w:szCs w:val="24"/>
        </w:rPr>
        <w:t xml:space="preserve"> foi desenvolvido com o objetivo de resgatar as características dos apartamentos, bairro em que se encontra, quantidade de quartos, banheiros, vagas de estacionamento, tamanho da área e valor do imóvel, disponibilizadas nos sites imobiliários.</w:t>
      </w:r>
    </w:p>
    <w:p w14:paraId="2D990AC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Essas características, obtidas por meio do rastreador, foram armazenadas em um servidor de banco de dados MySQL, corretamente configurado para recebê-las, sendo possível resgatá-las para uso posterior.</w:t>
      </w:r>
    </w:p>
    <w:p w14:paraId="633F7A56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obtenção e armazenamento dos dados, para </w:t>
      </w:r>
      <w:proofErr w:type="spellStart"/>
      <w:r>
        <w:rPr>
          <w:sz w:val="24"/>
          <w:szCs w:val="24"/>
        </w:rPr>
        <w:t>interpretabilidade</w:t>
      </w:r>
      <w:proofErr w:type="spellEnd"/>
      <w:r>
        <w:rPr>
          <w:sz w:val="24"/>
          <w:szCs w:val="24"/>
        </w:rPr>
        <w:t xml:space="preserve"> destes pelo computador, ocorreu uma manipulação, a fim de retirar inconsistências que prejudicassem o processamento das técnicas de aprendizagem de máquina.</w:t>
      </w:r>
    </w:p>
    <w:p w14:paraId="154533B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técnica de aprendizado de máquina, para regressão, foi utilizada neste projeto objetivando estimar o preço de um imóvel com base em suas características se mostrando eficiente após avaliação de suas métricas e resultados adquiridos por meio de testes. A técnica de aprendizado para recomendação, objetivou buscar e/ou recomendar, apartamentos de características semelhantes ao imóvel que um </w:t>
      </w:r>
      <w:proofErr w:type="gramStart"/>
      <w:r>
        <w:rPr>
          <w:sz w:val="24"/>
          <w:szCs w:val="24"/>
        </w:rPr>
        <w:t>usuário  tenha</w:t>
      </w:r>
      <w:proofErr w:type="gramEnd"/>
      <w:r>
        <w:rPr>
          <w:sz w:val="24"/>
          <w:szCs w:val="24"/>
        </w:rPr>
        <w:t xml:space="preserve"> interesse sendo a métrica mais eficiente para busca e/ou recomendação definida por meio de um questionário, no qual os usuários eram apresentados a alternativas e indicavam as mais relevantes, tornando sua funcionalidade mais adaptada à realidade dos entrevistados.</w:t>
      </w:r>
    </w:p>
    <w:p w14:paraId="1ADE0B10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fim, a análise exploratória, utilizou-se dos dados obtidos e do sistema de regressão para apresentar características sobre a disponibilidade e distribuição dos apartamentos na cidade e responder perguntas relativas a inferência no preço de um </w:t>
      </w:r>
      <w:r>
        <w:rPr>
          <w:sz w:val="24"/>
          <w:szCs w:val="24"/>
        </w:rPr>
        <w:lastRenderedPageBreak/>
        <w:t>imóvel dadas condições específicas de quantidade de quartos, banheiros, vagas de garagem e tamanho da área.</w:t>
      </w:r>
    </w:p>
    <w:p w14:paraId="535B29E5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Todos os procedimentos propostos, sendo eles, a criação de um rastreador web, armazenamento e manipulação correta dos dados, desenvolvimento de um sistema de regressão e recomendação, além da análise exploratória dos dados foram alcançados com sucesso. </w:t>
      </w:r>
    </w:p>
    <w:p w14:paraId="6B632229" w14:textId="77777777" w:rsidR="00E26083" w:rsidRDefault="00F46FC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Como melhorias futuras sugere-se a abrangência de outros tipos de imóveis, tais como casas, sítios, condomínios e outras condições de transação financeira, além de compra. Criação de um sistema web para disponibilização das informações e a partir de uma quantidade suficiente de dados durante meses, índices de valorização ou desvalorização de um bairro.</w:t>
      </w:r>
    </w:p>
    <w:p w14:paraId="55227548" w14:textId="77777777" w:rsidR="00E26083" w:rsidRDefault="00E26083"/>
    <w:p w14:paraId="25FA24B3" w14:textId="77777777" w:rsidR="00E26083" w:rsidRDefault="00E26083"/>
    <w:p w14:paraId="085E9CD4" w14:textId="77777777" w:rsidR="00E26083" w:rsidRDefault="00E26083"/>
    <w:p w14:paraId="30B33487" w14:textId="77777777" w:rsidR="00E26083" w:rsidRDefault="00E26083"/>
    <w:p w14:paraId="65F2EBC4" w14:textId="77777777" w:rsidR="00E26083" w:rsidRDefault="00E26083"/>
    <w:p w14:paraId="334BBE68" w14:textId="77777777" w:rsidR="00E26083" w:rsidRDefault="00E26083"/>
    <w:p w14:paraId="7BD46D73" w14:textId="77777777" w:rsidR="00E26083" w:rsidRDefault="00E26083"/>
    <w:p w14:paraId="1F77D488" w14:textId="77777777" w:rsidR="00E26083" w:rsidRDefault="00E26083"/>
    <w:p w14:paraId="532133B5" w14:textId="77777777" w:rsidR="00E26083" w:rsidRDefault="00E26083"/>
    <w:p w14:paraId="3BC9797A" w14:textId="77777777" w:rsidR="00E26083" w:rsidRDefault="00E26083"/>
    <w:p w14:paraId="3B46052D" w14:textId="77777777" w:rsidR="00E26083" w:rsidRDefault="00E26083"/>
    <w:p w14:paraId="0841709C" w14:textId="77777777" w:rsidR="00E26083" w:rsidRDefault="00E26083"/>
    <w:p w14:paraId="5189BB4E" w14:textId="77777777" w:rsidR="00E26083" w:rsidRDefault="00E26083"/>
    <w:p w14:paraId="2BE386BD" w14:textId="77777777" w:rsidR="00E26083" w:rsidRDefault="00E26083"/>
    <w:p w14:paraId="52B4CD9C" w14:textId="77777777" w:rsidR="00E26083" w:rsidRDefault="00E26083">
      <w:pPr>
        <w:spacing w:line="360" w:lineRule="auto"/>
        <w:jc w:val="center"/>
        <w:rPr>
          <w:b/>
          <w:sz w:val="24"/>
          <w:szCs w:val="24"/>
        </w:rPr>
      </w:pPr>
    </w:p>
    <w:p w14:paraId="7D40C86A" w14:textId="77777777" w:rsidR="00E26083" w:rsidRPr="008F2BA2" w:rsidRDefault="00F46FC8">
      <w:pPr>
        <w:spacing w:line="360" w:lineRule="auto"/>
        <w:jc w:val="center"/>
        <w:rPr>
          <w:b/>
          <w:sz w:val="24"/>
          <w:szCs w:val="24"/>
          <w:lang w:val="en-US"/>
          <w:rPrChange w:id="463" w:author="Renato Dourado Maia" w:date="2018-05-19T20:04:00Z">
            <w:rPr>
              <w:b/>
              <w:sz w:val="24"/>
              <w:szCs w:val="24"/>
            </w:rPr>
          </w:rPrChange>
        </w:rPr>
      </w:pPr>
      <w:r w:rsidRPr="008F2BA2">
        <w:rPr>
          <w:b/>
          <w:sz w:val="24"/>
          <w:szCs w:val="24"/>
          <w:lang w:val="en-US"/>
          <w:rPrChange w:id="464" w:author="Renato Dourado Maia" w:date="2018-05-19T20:04:00Z">
            <w:rPr>
              <w:b/>
              <w:sz w:val="24"/>
              <w:szCs w:val="24"/>
            </w:rPr>
          </w:rPrChange>
        </w:rPr>
        <w:t>REFERÊNCIAS</w:t>
      </w:r>
    </w:p>
    <w:p w14:paraId="3955762E" w14:textId="77777777" w:rsidR="00E26083" w:rsidRPr="008F2BA2" w:rsidRDefault="00E26083">
      <w:pPr>
        <w:spacing w:line="360" w:lineRule="auto"/>
        <w:jc w:val="center"/>
        <w:rPr>
          <w:b/>
          <w:sz w:val="24"/>
          <w:szCs w:val="24"/>
          <w:lang w:val="en-US"/>
          <w:rPrChange w:id="465" w:author="Renato Dourado Maia" w:date="2018-05-19T20:04:00Z">
            <w:rPr>
              <w:b/>
              <w:sz w:val="24"/>
              <w:szCs w:val="24"/>
            </w:rPr>
          </w:rPrChange>
        </w:rPr>
      </w:pPr>
    </w:p>
    <w:p w14:paraId="1EA39D4D" w14:textId="77777777" w:rsidR="00E26083" w:rsidRPr="008F2BA2" w:rsidRDefault="00F46FC8">
      <w:pPr>
        <w:spacing w:line="360" w:lineRule="auto"/>
        <w:rPr>
          <w:sz w:val="24"/>
          <w:szCs w:val="24"/>
          <w:lang w:val="en-US"/>
          <w:rPrChange w:id="466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467" w:author="Renato Dourado Maia" w:date="2018-05-19T20:04:00Z">
            <w:rPr>
              <w:sz w:val="24"/>
              <w:szCs w:val="24"/>
            </w:rPr>
          </w:rPrChange>
        </w:rPr>
        <w:t xml:space="preserve">AGGARWAL, </w:t>
      </w:r>
      <w:proofErr w:type="spellStart"/>
      <w:r w:rsidRPr="008F2BA2">
        <w:rPr>
          <w:sz w:val="24"/>
          <w:szCs w:val="24"/>
          <w:lang w:val="en-US"/>
          <w:rPrChange w:id="468" w:author="Renato Dourado Maia" w:date="2018-05-19T20:04:00Z">
            <w:rPr>
              <w:sz w:val="24"/>
              <w:szCs w:val="24"/>
            </w:rPr>
          </w:rPrChange>
        </w:rPr>
        <w:t>Charu</w:t>
      </w:r>
      <w:proofErr w:type="spellEnd"/>
      <w:r w:rsidRPr="008F2BA2">
        <w:rPr>
          <w:sz w:val="24"/>
          <w:szCs w:val="24"/>
          <w:lang w:val="en-US"/>
          <w:rPrChange w:id="469" w:author="Renato Dourado Maia" w:date="2018-05-19T20:04:00Z">
            <w:rPr>
              <w:sz w:val="24"/>
              <w:szCs w:val="24"/>
            </w:rPr>
          </w:rPrChange>
        </w:rPr>
        <w:t xml:space="preserve"> C. </w:t>
      </w:r>
      <w:r w:rsidRPr="008F2BA2">
        <w:rPr>
          <w:i/>
          <w:sz w:val="24"/>
          <w:szCs w:val="24"/>
          <w:lang w:val="en-US"/>
          <w:rPrChange w:id="470" w:author="Renato Dourado Maia" w:date="2018-05-19T20:04:00Z">
            <w:rPr>
              <w:i/>
              <w:sz w:val="24"/>
              <w:szCs w:val="24"/>
            </w:rPr>
          </w:rPrChange>
        </w:rPr>
        <w:t xml:space="preserve">Recommender Systems. </w:t>
      </w:r>
      <w:r w:rsidRPr="008F2BA2">
        <w:rPr>
          <w:sz w:val="24"/>
          <w:szCs w:val="24"/>
          <w:lang w:val="en-US"/>
          <w:rPrChange w:id="471" w:author="Renato Dourado Maia" w:date="2018-05-19T20:04:00Z">
            <w:rPr>
              <w:sz w:val="24"/>
              <w:szCs w:val="24"/>
            </w:rPr>
          </w:rPrChange>
        </w:rPr>
        <w:t>New York: Springer International Publishing, 2016.</w:t>
      </w:r>
    </w:p>
    <w:p w14:paraId="05D65D9B" w14:textId="77777777" w:rsidR="00E26083" w:rsidRPr="008F2BA2" w:rsidRDefault="00F46FC8">
      <w:pPr>
        <w:spacing w:line="360" w:lineRule="auto"/>
        <w:rPr>
          <w:b/>
          <w:sz w:val="24"/>
          <w:szCs w:val="24"/>
          <w:lang w:val="en-US"/>
          <w:rPrChange w:id="472" w:author="Renato Dourado Maia" w:date="2018-05-19T20:04:00Z">
            <w:rPr>
              <w:b/>
              <w:sz w:val="24"/>
              <w:szCs w:val="24"/>
            </w:rPr>
          </w:rPrChange>
        </w:rPr>
      </w:pPr>
      <w:r w:rsidRPr="008F2BA2">
        <w:rPr>
          <w:b/>
          <w:sz w:val="24"/>
          <w:szCs w:val="24"/>
          <w:lang w:val="en-US"/>
          <w:rPrChange w:id="473" w:author="Renato Dourado Maia" w:date="2018-05-19T20:04:00Z">
            <w:rPr>
              <w:b/>
              <w:sz w:val="24"/>
              <w:szCs w:val="24"/>
            </w:rPr>
          </w:rPrChange>
        </w:rPr>
        <w:tab/>
        <w:t xml:space="preserve"> </w:t>
      </w:r>
      <w:r w:rsidRPr="008F2BA2">
        <w:rPr>
          <w:b/>
          <w:sz w:val="24"/>
          <w:szCs w:val="24"/>
          <w:lang w:val="en-US"/>
          <w:rPrChange w:id="474" w:author="Renato Dourado Maia" w:date="2018-05-19T20:04:00Z">
            <w:rPr>
              <w:b/>
              <w:sz w:val="24"/>
              <w:szCs w:val="24"/>
            </w:rPr>
          </w:rPrChange>
        </w:rPr>
        <w:tab/>
        <w:t xml:space="preserve"> </w:t>
      </w:r>
      <w:r w:rsidRPr="008F2BA2">
        <w:rPr>
          <w:b/>
          <w:sz w:val="24"/>
          <w:szCs w:val="24"/>
          <w:lang w:val="en-US"/>
          <w:rPrChange w:id="475" w:author="Renato Dourado Maia" w:date="2018-05-19T20:04:00Z">
            <w:rPr>
              <w:b/>
              <w:sz w:val="24"/>
              <w:szCs w:val="24"/>
            </w:rPr>
          </w:rPrChange>
        </w:rPr>
        <w:tab/>
      </w:r>
    </w:p>
    <w:p w14:paraId="0BD1B37E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 w:rsidRPr="008F2BA2">
        <w:rPr>
          <w:sz w:val="24"/>
          <w:szCs w:val="24"/>
          <w:lang w:val="en-US"/>
          <w:rPrChange w:id="476" w:author="Renato Dourado Maia" w:date="2018-05-19T20:04:00Z">
            <w:rPr>
              <w:sz w:val="24"/>
              <w:szCs w:val="24"/>
            </w:rPr>
          </w:rPrChange>
        </w:rPr>
        <w:t xml:space="preserve">ALPAYDIN, </w:t>
      </w:r>
      <w:proofErr w:type="spellStart"/>
      <w:r w:rsidRPr="008F2BA2">
        <w:rPr>
          <w:sz w:val="24"/>
          <w:szCs w:val="24"/>
          <w:lang w:val="en-US"/>
          <w:rPrChange w:id="477" w:author="Renato Dourado Maia" w:date="2018-05-19T20:04:00Z">
            <w:rPr>
              <w:sz w:val="24"/>
              <w:szCs w:val="24"/>
            </w:rPr>
          </w:rPrChange>
        </w:rPr>
        <w:t>Ethem</w:t>
      </w:r>
      <w:proofErr w:type="spellEnd"/>
      <w:r w:rsidRPr="008F2BA2">
        <w:rPr>
          <w:sz w:val="24"/>
          <w:szCs w:val="24"/>
          <w:lang w:val="en-US"/>
          <w:rPrChange w:id="478" w:author="Renato Dourado Maia" w:date="2018-05-19T20:04:00Z">
            <w:rPr>
              <w:sz w:val="24"/>
              <w:szCs w:val="24"/>
            </w:rPr>
          </w:rPrChange>
        </w:rPr>
        <w:t xml:space="preserve">. </w:t>
      </w:r>
      <w:r w:rsidRPr="008F2BA2">
        <w:rPr>
          <w:i/>
          <w:sz w:val="24"/>
          <w:szCs w:val="24"/>
          <w:lang w:val="en-US"/>
          <w:rPrChange w:id="479" w:author="Renato Dourado Maia" w:date="2018-05-19T20:04:00Z">
            <w:rPr>
              <w:i/>
              <w:sz w:val="24"/>
              <w:szCs w:val="24"/>
            </w:rPr>
          </w:rPrChange>
        </w:rPr>
        <w:t>Introduction to Machine Learning</w:t>
      </w:r>
      <w:r w:rsidRPr="008F2BA2">
        <w:rPr>
          <w:sz w:val="24"/>
          <w:szCs w:val="24"/>
          <w:lang w:val="en-US"/>
          <w:rPrChange w:id="480" w:author="Renato Dourado Maia" w:date="2018-05-19T20:04:00Z">
            <w:rPr>
              <w:sz w:val="24"/>
              <w:szCs w:val="24"/>
            </w:rPr>
          </w:rPrChange>
        </w:rPr>
        <w:t xml:space="preserve">. </w:t>
      </w:r>
      <w:r>
        <w:rPr>
          <w:sz w:val="24"/>
          <w:szCs w:val="24"/>
        </w:rPr>
        <w:t>2.ed. Massachusetts: MIT Press, 2010.</w:t>
      </w:r>
    </w:p>
    <w:p w14:paraId="06DF9463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4A4C4280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BARREIRA, Elisa da Conceição Marques. </w:t>
      </w:r>
      <w:r>
        <w:rPr>
          <w:i/>
          <w:sz w:val="24"/>
          <w:szCs w:val="24"/>
        </w:rPr>
        <w:t xml:space="preserve">População e Enriquecimento de Ontologias através de Web </w:t>
      </w:r>
      <w:proofErr w:type="spellStart"/>
      <w:r>
        <w:rPr>
          <w:i/>
          <w:sz w:val="24"/>
          <w:szCs w:val="24"/>
        </w:rPr>
        <w:t>Scraping</w:t>
      </w:r>
      <w:proofErr w:type="spellEnd"/>
      <w:r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 Porto, 2014. Tese (Engenharia Informática). Instituto Superior de Engenharia do Porto.</w:t>
      </w:r>
    </w:p>
    <w:p w14:paraId="6AA00C9A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19106390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481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482" w:author="Renato Dourado Maia" w:date="2018-05-19T20:04:00Z">
            <w:rPr>
              <w:sz w:val="24"/>
              <w:szCs w:val="24"/>
            </w:rPr>
          </w:rPrChange>
        </w:rPr>
        <w:lastRenderedPageBreak/>
        <w:t xml:space="preserve">BERNARD, Benoit. </w:t>
      </w:r>
      <w:r w:rsidRPr="008F2BA2">
        <w:rPr>
          <w:i/>
          <w:sz w:val="24"/>
          <w:szCs w:val="24"/>
          <w:lang w:val="en-US"/>
          <w:rPrChange w:id="483" w:author="Renato Dourado Maia" w:date="2018-05-19T20:04:00Z">
            <w:rPr>
              <w:i/>
              <w:sz w:val="24"/>
              <w:szCs w:val="24"/>
            </w:rPr>
          </w:rPrChange>
        </w:rPr>
        <w:t xml:space="preserve">Web Scraping and Crawling Are Perfectly Legal, </w:t>
      </w:r>
      <w:proofErr w:type="gramStart"/>
      <w:r w:rsidRPr="008F2BA2">
        <w:rPr>
          <w:i/>
          <w:sz w:val="24"/>
          <w:szCs w:val="24"/>
          <w:lang w:val="en-US"/>
          <w:rPrChange w:id="484" w:author="Renato Dourado Maia" w:date="2018-05-19T20:04:00Z">
            <w:rPr>
              <w:i/>
              <w:sz w:val="24"/>
              <w:szCs w:val="24"/>
            </w:rPr>
          </w:rPrChange>
        </w:rPr>
        <w:t>Right?.</w:t>
      </w:r>
      <w:proofErr w:type="gramEnd"/>
      <w:r w:rsidRPr="008F2BA2">
        <w:rPr>
          <w:sz w:val="24"/>
          <w:szCs w:val="24"/>
          <w:lang w:val="en-US"/>
          <w:rPrChange w:id="485" w:author="Renato Dourado Maia" w:date="2018-05-19T20:04:00Z">
            <w:rPr>
              <w:sz w:val="24"/>
              <w:szCs w:val="24"/>
            </w:rPr>
          </w:rPrChange>
        </w:rPr>
        <w:t xml:space="preserve"> </w:t>
      </w:r>
      <w:r>
        <w:rPr>
          <w:sz w:val="24"/>
          <w:szCs w:val="24"/>
        </w:rPr>
        <w:t xml:space="preserve">2017. Disponível em: &lt;https://benbernardblog.com/web-scraping-and-crawling-are-perfectly-legal-right/&gt;. </w:t>
      </w:r>
      <w:proofErr w:type="spellStart"/>
      <w:r w:rsidRPr="008F2BA2">
        <w:rPr>
          <w:sz w:val="24"/>
          <w:szCs w:val="24"/>
          <w:lang w:val="en-US"/>
          <w:rPrChange w:id="486" w:author="Renato Dourado Maia" w:date="2018-05-19T20:04:00Z">
            <w:rPr>
              <w:sz w:val="24"/>
              <w:szCs w:val="24"/>
            </w:rPr>
          </w:rPrChange>
        </w:rPr>
        <w:t>Acesso</w:t>
      </w:r>
      <w:proofErr w:type="spellEnd"/>
      <w:r w:rsidRPr="008F2BA2">
        <w:rPr>
          <w:sz w:val="24"/>
          <w:szCs w:val="24"/>
          <w:lang w:val="en-US"/>
          <w:rPrChange w:id="487" w:author="Renato Dourado Maia" w:date="2018-05-19T20:04:00Z">
            <w:rPr>
              <w:sz w:val="24"/>
              <w:szCs w:val="24"/>
            </w:rPr>
          </w:rPrChange>
        </w:rPr>
        <w:t xml:space="preserve"> </w:t>
      </w:r>
      <w:proofErr w:type="spellStart"/>
      <w:r w:rsidRPr="008F2BA2">
        <w:rPr>
          <w:sz w:val="24"/>
          <w:szCs w:val="24"/>
          <w:lang w:val="en-US"/>
          <w:rPrChange w:id="488" w:author="Renato Dourado Maia" w:date="2018-05-19T20:04:00Z">
            <w:rPr>
              <w:sz w:val="24"/>
              <w:szCs w:val="24"/>
            </w:rPr>
          </w:rPrChange>
        </w:rPr>
        <w:t>em</w:t>
      </w:r>
      <w:proofErr w:type="spellEnd"/>
      <w:r w:rsidRPr="008F2BA2">
        <w:rPr>
          <w:sz w:val="24"/>
          <w:szCs w:val="24"/>
          <w:lang w:val="en-US"/>
          <w:rPrChange w:id="489" w:author="Renato Dourado Maia" w:date="2018-05-19T20:04:00Z">
            <w:rPr>
              <w:sz w:val="24"/>
              <w:szCs w:val="24"/>
            </w:rPr>
          </w:rPrChange>
        </w:rPr>
        <w:t>: 23 mar. 2018.</w:t>
      </w:r>
    </w:p>
    <w:p w14:paraId="24C84935" w14:textId="77777777" w:rsidR="00E26083" w:rsidRPr="008F2BA2" w:rsidRDefault="00E2608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  <w:rPrChange w:id="490" w:author="Renato Dourado Maia" w:date="2018-05-19T20:04:00Z">
            <w:rPr>
              <w:rFonts w:ascii="Times New Roman" w:eastAsia="Times New Roman" w:hAnsi="Times New Roman" w:cs="Times New Roman"/>
              <w:sz w:val="24"/>
              <w:szCs w:val="24"/>
            </w:rPr>
          </w:rPrChange>
        </w:rPr>
      </w:pPr>
    </w:p>
    <w:p w14:paraId="32AD2B14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491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492" w:author="Renato Dourado Maia" w:date="2018-05-19T20:04:00Z">
            <w:rPr>
              <w:sz w:val="24"/>
              <w:szCs w:val="24"/>
            </w:rPr>
          </w:rPrChange>
        </w:rPr>
        <w:t xml:space="preserve">BISHOP, </w:t>
      </w:r>
      <w:proofErr w:type="spellStart"/>
      <w:r w:rsidRPr="008F2BA2">
        <w:rPr>
          <w:sz w:val="24"/>
          <w:szCs w:val="24"/>
          <w:lang w:val="en-US"/>
          <w:rPrChange w:id="493" w:author="Renato Dourado Maia" w:date="2018-05-19T20:04:00Z">
            <w:rPr>
              <w:sz w:val="24"/>
              <w:szCs w:val="24"/>
            </w:rPr>
          </w:rPrChange>
        </w:rPr>
        <w:t>Chistopher</w:t>
      </w:r>
      <w:proofErr w:type="spellEnd"/>
      <w:r w:rsidRPr="008F2BA2">
        <w:rPr>
          <w:sz w:val="24"/>
          <w:szCs w:val="24"/>
          <w:lang w:val="en-US"/>
          <w:rPrChange w:id="494" w:author="Renato Dourado Maia" w:date="2018-05-19T20:04:00Z">
            <w:rPr>
              <w:sz w:val="24"/>
              <w:szCs w:val="24"/>
            </w:rPr>
          </w:rPrChange>
        </w:rPr>
        <w:t xml:space="preserve"> M. </w:t>
      </w:r>
      <w:r w:rsidRPr="008F2BA2">
        <w:rPr>
          <w:i/>
          <w:sz w:val="24"/>
          <w:szCs w:val="24"/>
          <w:lang w:val="en-US"/>
          <w:rPrChange w:id="495" w:author="Renato Dourado Maia" w:date="2018-05-19T20:04:00Z">
            <w:rPr>
              <w:i/>
              <w:sz w:val="24"/>
              <w:szCs w:val="24"/>
            </w:rPr>
          </w:rPrChange>
        </w:rPr>
        <w:t>Pattern Recognition and Machine Learning.</w:t>
      </w:r>
      <w:r w:rsidRPr="008F2BA2">
        <w:rPr>
          <w:sz w:val="24"/>
          <w:szCs w:val="24"/>
          <w:lang w:val="en-US"/>
          <w:rPrChange w:id="496" w:author="Renato Dourado Maia" w:date="2018-05-19T20:04:00Z">
            <w:rPr>
              <w:sz w:val="24"/>
              <w:szCs w:val="24"/>
            </w:rPr>
          </w:rPrChange>
        </w:rPr>
        <w:t xml:space="preserve"> New York: Springer Science + Business Media, 2006.</w:t>
      </w:r>
    </w:p>
    <w:p w14:paraId="385A7A47" w14:textId="77777777" w:rsidR="00E26083" w:rsidRPr="008F2BA2" w:rsidRDefault="00E26083">
      <w:pPr>
        <w:spacing w:line="360" w:lineRule="auto"/>
        <w:jc w:val="both"/>
        <w:rPr>
          <w:sz w:val="24"/>
          <w:szCs w:val="24"/>
          <w:lang w:val="en-US"/>
          <w:rPrChange w:id="497" w:author="Renato Dourado Maia" w:date="2018-05-19T20:04:00Z">
            <w:rPr>
              <w:sz w:val="24"/>
              <w:szCs w:val="24"/>
            </w:rPr>
          </w:rPrChange>
        </w:rPr>
      </w:pPr>
    </w:p>
    <w:p w14:paraId="0211D1BC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BOKEH. </w:t>
      </w:r>
      <w:proofErr w:type="spellStart"/>
      <w:r>
        <w:rPr>
          <w:i/>
          <w:sz w:val="24"/>
          <w:szCs w:val="24"/>
        </w:rPr>
        <w:t>About</w:t>
      </w:r>
      <w:proofErr w:type="spellEnd"/>
      <w:r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 2017. Disponível em: &lt;https://bokehplots.com/pages/about-bokeh.html&gt;. Acesso em: 5 abr. 2018.</w:t>
      </w:r>
    </w:p>
    <w:p w14:paraId="00A7C7E8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</w:r>
    </w:p>
    <w:p w14:paraId="3FACC203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BORGES, Luiz Eduardo. </w:t>
      </w:r>
      <w:r>
        <w:rPr>
          <w:i/>
          <w:sz w:val="24"/>
          <w:szCs w:val="24"/>
        </w:rPr>
        <w:t>Python para Desenvolvedores</w:t>
      </w:r>
      <w:r>
        <w:rPr>
          <w:sz w:val="24"/>
          <w:szCs w:val="24"/>
        </w:rPr>
        <w:t>. 2.ed. Rio de Janeiro: Edição do Autor, 2010.</w:t>
      </w:r>
    </w:p>
    <w:p w14:paraId="619BB670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2DB2CD1E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BUSSAB, Wilton de O.; MORETTIN, Pedro A. </w:t>
      </w:r>
      <w:r>
        <w:rPr>
          <w:i/>
          <w:sz w:val="24"/>
          <w:szCs w:val="24"/>
        </w:rPr>
        <w:t>Estatística Básica.</w:t>
      </w:r>
      <w:r>
        <w:rPr>
          <w:sz w:val="24"/>
          <w:szCs w:val="24"/>
        </w:rPr>
        <w:t xml:space="preserve"> 6.ed. São Paulo: Saraiva, 2010.</w:t>
      </w:r>
    </w:p>
    <w:p w14:paraId="3F73B6FD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553FDF80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CASTRO, Leonardo Nunes de; FERRARI, Daniel Gomes. </w:t>
      </w:r>
      <w:r>
        <w:rPr>
          <w:i/>
          <w:sz w:val="24"/>
          <w:szCs w:val="24"/>
        </w:rPr>
        <w:t>Introdução à Mineração de Dados: Conceitos Básicos, Algoritmos e Aplicações.</w:t>
      </w:r>
      <w:r>
        <w:rPr>
          <w:sz w:val="24"/>
          <w:szCs w:val="24"/>
        </w:rPr>
        <w:t xml:space="preserve"> São Paulo: Saraiva, 2016.</w:t>
      </w:r>
    </w:p>
    <w:p w14:paraId="0E6E184E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30A723E8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COLLINS. </w:t>
      </w:r>
      <w:r>
        <w:rPr>
          <w:i/>
          <w:sz w:val="24"/>
          <w:szCs w:val="24"/>
        </w:rPr>
        <w:t xml:space="preserve">Definição de </w:t>
      </w:r>
      <w:proofErr w:type="spellStart"/>
      <w:r>
        <w:rPr>
          <w:i/>
          <w:sz w:val="24"/>
          <w:szCs w:val="24"/>
        </w:rPr>
        <w:t>Parser</w:t>
      </w:r>
      <w:proofErr w:type="spellEnd"/>
      <w:r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 2018. Disponível em &lt;https://www.collinsdictionary.com/pt/dictionary/english/parser&gt;. Acesso em: 22 mar. 2018.</w:t>
      </w:r>
      <w:r>
        <w:rPr>
          <w:sz w:val="24"/>
          <w:szCs w:val="24"/>
        </w:rPr>
        <w:tab/>
      </w:r>
    </w:p>
    <w:p w14:paraId="17193E45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</w:r>
    </w:p>
    <w:p w14:paraId="3E769F61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CRUZ, Felipe. </w:t>
      </w:r>
      <w:r>
        <w:rPr>
          <w:i/>
          <w:sz w:val="24"/>
          <w:szCs w:val="24"/>
        </w:rPr>
        <w:t>Python: escreva seus primeiros programas</w:t>
      </w:r>
      <w:r>
        <w:rPr>
          <w:sz w:val="24"/>
          <w:szCs w:val="24"/>
        </w:rPr>
        <w:t>. 1.ed. São Paulo: Casa do Código, 2015.</w:t>
      </w:r>
    </w:p>
    <w:p w14:paraId="67CD1C8F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42CD8F5D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498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499" w:author="Renato Dourado Maia" w:date="2018-05-19T20:04:00Z">
            <w:rPr>
              <w:sz w:val="24"/>
              <w:szCs w:val="24"/>
            </w:rPr>
          </w:rPrChange>
        </w:rPr>
        <w:t xml:space="preserve">DATA FOR THOUGHTS. </w:t>
      </w:r>
      <w:proofErr w:type="spellStart"/>
      <w:r w:rsidRPr="008F2BA2">
        <w:rPr>
          <w:i/>
          <w:sz w:val="24"/>
          <w:szCs w:val="24"/>
          <w:lang w:val="en-US"/>
          <w:rPrChange w:id="500" w:author="Renato Dourado Maia" w:date="2018-05-19T20:04:00Z">
            <w:rPr>
              <w:i/>
              <w:sz w:val="24"/>
              <w:szCs w:val="24"/>
            </w:rPr>
          </w:rPrChange>
        </w:rPr>
        <w:t>Passo</w:t>
      </w:r>
      <w:proofErr w:type="spellEnd"/>
      <w:r w:rsidRPr="008F2BA2">
        <w:rPr>
          <w:i/>
          <w:sz w:val="24"/>
          <w:szCs w:val="24"/>
          <w:lang w:val="en-US"/>
          <w:rPrChange w:id="501" w:author="Renato Dourado Maia" w:date="2018-05-19T20:04:00Z">
            <w:rPr>
              <w:i/>
              <w:sz w:val="24"/>
              <w:szCs w:val="24"/>
            </w:rPr>
          </w:rPrChange>
        </w:rPr>
        <w:t>-a-</w:t>
      </w:r>
      <w:proofErr w:type="spellStart"/>
      <w:r w:rsidRPr="008F2BA2">
        <w:rPr>
          <w:i/>
          <w:sz w:val="24"/>
          <w:szCs w:val="24"/>
          <w:lang w:val="en-US"/>
          <w:rPrChange w:id="502" w:author="Renato Dourado Maia" w:date="2018-05-19T20:04:00Z">
            <w:rPr>
              <w:i/>
              <w:sz w:val="24"/>
              <w:szCs w:val="24"/>
            </w:rPr>
          </w:rPrChange>
        </w:rPr>
        <w:t>passo</w:t>
      </w:r>
      <w:proofErr w:type="spellEnd"/>
      <w:r w:rsidRPr="008F2BA2">
        <w:rPr>
          <w:i/>
          <w:sz w:val="24"/>
          <w:szCs w:val="24"/>
          <w:lang w:val="en-US"/>
          <w:rPrChange w:id="503" w:author="Renato Dourado Maia" w:date="2018-05-19T20:04:00Z">
            <w:rPr>
              <w:i/>
              <w:sz w:val="24"/>
              <w:szCs w:val="24"/>
            </w:rPr>
          </w:rPrChange>
        </w:rPr>
        <w:t xml:space="preserve">: Data Scraping - </w:t>
      </w:r>
      <w:proofErr w:type="spellStart"/>
      <w:r w:rsidRPr="008F2BA2">
        <w:rPr>
          <w:i/>
          <w:sz w:val="24"/>
          <w:szCs w:val="24"/>
          <w:lang w:val="en-US"/>
          <w:rPrChange w:id="504" w:author="Renato Dourado Maia" w:date="2018-05-19T20:04:00Z">
            <w:rPr>
              <w:i/>
              <w:sz w:val="24"/>
              <w:szCs w:val="24"/>
            </w:rPr>
          </w:rPrChange>
        </w:rPr>
        <w:t>Aliceweb</w:t>
      </w:r>
      <w:proofErr w:type="spellEnd"/>
      <w:r w:rsidRPr="008F2BA2">
        <w:rPr>
          <w:i/>
          <w:sz w:val="24"/>
          <w:szCs w:val="24"/>
          <w:lang w:val="en-US"/>
          <w:rPrChange w:id="505" w:author="Renato Dourado Maia" w:date="2018-05-19T20:04:00Z">
            <w:rPr>
              <w:i/>
              <w:sz w:val="24"/>
              <w:szCs w:val="24"/>
            </w:rPr>
          </w:rPrChange>
        </w:rPr>
        <w:t>.</w:t>
      </w:r>
      <w:r w:rsidRPr="008F2BA2">
        <w:rPr>
          <w:sz w:val="24"/>
          <w:szCs w:val="24"/>
          <w:lang w:val="en-US"/>
          <w:rPrChange w:id="506" w:author="Renato Dourado Maia" w:date="2018-05-19T20:04:00Z">
            <w:rPr>
              <w:sz w:val="24"/>
              <w:szCs w:val="24"/>
            </w:rPr>
          </w:rPrChange>
        </w:rPr>
        <w:t xml:space="preserve"> </w:t>
      </w:r>
      <w:r>
        <w:rPr>
          <w:sz w:val="24"/>
          <w:szCs w:val="24"/>
        </w:rPr>
        <w:t xml:space="preserve">2014. Disponível em: &lt;https://dataforthoughts.wordpress.com/2014/01/29/passo-a-passo-data-scraping-aliceweb/&gt;. </w:t>
      </w:r>
      <w:proofErr w:type="spellStart"/>
      <w:r w:rsidRPr="008F2BA2">
        <w:rPr>
          <w:sz w:val="24"/>
          <w:szCs w:val="24"/>
          <w:lang w:val="en-US"/>
          <w:rPrChange w:id="507" w:author="Renato Dourado Maia" w:date="2018-05-19T20:04:00Z">
            <w:rPr>
              <w:sz w:val="24"/>
              <w:szCs w:val="24"/>
            </w:rPr>
          </w:rPrChange>
        </w:rPr>
        <w:t>Acesso</w:t>
      </w:r>
      <w:proofErr w:type="spellEnd"/>
      <w:r w:rsidRPr="008F2BA2">
        <w:rPr>
          <w:sz w:val="24"/>
          <w:szCs w:val="24"/>
          <w:lang w:val="en-US"/>
          <w:rPrChange w:id="508" w:author="Renato Dourado Maia" w:date="2018-05-19T20:04:00Z">
            <w:rPr>
              <w:sz w:val="24"/>
              <w:szCs w:val="24"/>
            </w:rPr>
          </w:rPrChange>
        </w:rPr>
        <w:t xml:space="preserve"> </w:t>
      </w:r>
      <w:proofErr w:type="spellStart"/>
      <w:r w:rsidRPr="008F2BA2">
        <w:rPr>
          <w:sz w:val="24"/>
          <w:szCs w:val="24"/>
          <w:lang w:val="en-US"/>
          <w:rPrChange w:id="509" w:author="Renato Dourado Maia" w:date="2018-05-19T20:04:00Z">
            <w:rPr>
              <w:sz w:val="24"/>
              <w:szCs w:val="24"/>
            </w:rPr>
          </w:rPrChange>
        </w:rPr>
        <w:t>em</w:t>
      </w:r>
      <w:proofErr w:type="spellEnd"/>
      <w:r w:rsidRPr="008F2BA2">
        <w:rPr>
          <w:sz w:val="24"/>
          <w:szCs w:val="24"/>
          <w:lang w:val="en-US"/>
          <w:rPrChange w:id="510" w:author="Renato Dourado Maia" w:date="2018-05-19T20:04:00Z">
            <w:rPr>
              <w:sz w:val="24"/>
              <w:szCs w:val="24"/>
            </w:rPr>
          </w:rPrChange>
        </w:rPr>
        <w:t>: 17 mar. 2018.</w:t>
      </w:r>
    </w:p>
    <w:p w14:paraId="6301AE76" w14:textId="77777777" w:rsidR="00E26083" w:rsidRPr="008F2BA2" w:rsidRDefault="00E26083">
      <w:pPr>
        <w:spacing w:line="360" w:lineRule="auto"/>
        <w:jc w:val="both"/>
        <w:rPr>
          <w:sz w:val="24"/>
          <w:szCs w:val="24"/>
          <w:lang w:val="en-US"/>
          <w:rPrChange w:id="511" w:author="Renato Dourado Maia" w:date="2018-05-19T20:04:00Z">
            <w:rPr>
              <w:sz w:val="24"/>
              <w:szCs w:val="24"/>
            </w:rPr>
          </w:rPrChange>
        </w:rPr>
      </w:pPr>
    </w:p>
    <w:p w14:paraId="528ED03D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 w:rsidRPr="008F2BA2">
        <w:rPr>
          <w:sz w:val="24"/>
          <w:szCs w:val="24"/>
          <w:lang w:val="en-US"/>
          <w:rPrChange w:id="512" w:author="Renato Dourado Maia" w:date="2018-05-19T20:04:00Z">
            <w:rPr>
              <w:sz w:val="24"/>
              <w:szCs w:val="24"/>
            </w:rPr>
          </w:rPrChange>
        </w:rPr>
        <w:t xml:space="preserve">EMC. </w:t>
      </w:r>
      <w:r w:rsidRPr="008F2BA2">
        <w:rPr>
          <w:i/>
          <w:sz w:val="24"/>
          <w:szCs w:val="24"/>
          <w:lang w:val="en-US"/>
          <w:rPrChange w:id="513" w:author="Renato Dourado Maia" w:date="2018-05-19T20:04:00Z">
            <w:rPr>
              <w:i/>
              <w:sz w:val="24"/>
              <w:szCs w:val="24"/>
            </w:rPr>
          </w:rPrChange>
        </w:rPr>
        <w:t>Executive Summary: Data Growth, Business Opportunities, and IT Imperatives.</w:t>
      </w:r>
      <w:r w:rsidRPr="008F2BA2">
        <w:rPr>
          <w:sz w:val="24"/>
          <w:szCs w:val="24"/>
          <w:lang w:val="en-US"/>
          <w:rPrChange w:id="514" w:author="Renato Dourado Maia" w:date="2018-05-19T20:04:00Z">
            <w:rPr>
              <w:sz w:val="24"/>
              <w:szCs w:val="24"/>
            </w:rPr>
          </w:rPrChange>
        </w:rPr>
        <w:t xml:space="preserve"> </w:t>
      </w:r>
      <w:r>
        <w:rPr>
          <w:sz w:val="24"/>
          <w:szCs w:val="24"/>
        </w:rPr>
        <w:t>2014. Disponível em: &lt;https://www.emc.com/leadership/digital-universe/2014iview/executive-summary.htm&gt;.Acesso em: 21 jan. 2018.</w:t>
      </w:r>
    </w:p>
    <w:p w14:paraId="4BD7992A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291BB467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EXAME. </w:t>
      </w:r>
      <w:r>
        <w:rPr>
          <w:i/>
          <w:sz w:val="24"/>
          <w:szCs w:val="24"/>
        </w:rPr>
        <w:t>Perspectivas do mercado imobiliário em 2018.</w:t>
      </w:r>
      <w:r>
        <w:rPr>
          <w:sz w:val="24"/>
          <w:szCs w:val="24"/>
        </w:rPr>
        <w:t xml:space="preserve"> 2017. Disponível em: &lt;https://exame.abril.com.br/negocios/dino/perspectivas-do-mercado-imobiliario-em-2018/&gt;. Acesso em: 19 jan. 2018.</w:t>
      </w:r>
    </w:p>
    <w:p w14:paraId="26E4AC96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2DBDAFD0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FACELI, et al. </w:t>
      </w:r>
      <w:r>
        <w:rPr>
          <w:i/>
          <w:sz w:val="24"/>
          <w:szCs w:val="24"/>
        </w:rPr>
        <w:t xml:space="preserve">Inteligência Artificial: Uma Abordagem de Aprendizado de Máquina. </w:t>
      </w:r>
      <w:r>
        <w:rPr>
          <w:sz w:val="24"/>
          <w:szCs w:val="24"/>
        </w:rPr>
        <w:t>Rio de Janeiro: LTC, 2011.</w:t>
      </w:r>
    </w:p>
    <w:p w14:paraId="610E96AD" w14:textId="77777777" w:rsidR="00E26083" w:rsidRDefault="00F46FC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7B75C11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FERNANDES, Anita Maria da Rocha. </w:t>
      </w:r>
      <w:r>
        <w:rPr>
          <w:i/>
          <w:sz w:val="24"/>
          <w:szCs w:val="24"/>
        </w:rPr>
        <w:t>Inteligência Artificial: noções gerais</w:t>
      </w:r>
      <w:r>
        <w:rPr>
          <w:sz w:val="24"/>
          <w:szCs w:val="24"/>
        </w:rPr>
        <w:t>. 1.ed. Florianópolis: Visual Books, 2003.</w:t>
      </w:r>
    </w:p>
    <w:p w14:paraId="2053BD43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479078F3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FERREIRA, Aurélio Buarque de Holanda. </w:t>
      </w:r>
      <w:proofErr w:type="spellStart"/>
      <w:r>
        <w:rPr>
          <w:i/>
          <w:sz w:val="24"/>
          <w:szCs w:val="24"/>
        </w:rPr>
        <w:t>Miniaurélio</w:t>
      </w:r>
      <w:proofErr w:type="spellEnd"/>
      <w:r>
        <w:rPr>
          <w:i/>
          <w:sz w:val="24"/>
          <w:szCs w:val="24"/>
        </w:rPr>
        <w:t>: o dicionário da língua portuguesa</w:t>
      </w:r>
      <w:r>
        <w:rPr>
          <w:sz w:val="24"/>
          <w:szCs w:val="24"/>
        </w:rPr>
        <w:t>. 6.ed. Curitiba: Positivo, 2005.</w:t>
      </w:r>
    </w:p>
    <w:p w14:paraId="0C7CD24E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</w:r>
    </w:p>
    <w:p w14:paraId="2B9CAD83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515" w:author="Renato Dourado Maia" w:date="2018-05-19T20:04:00Z">
            <w:rPr>
              <w:sz w:val="24"/>
              <w:szCs w:val="24"/>
            </w:rPr>
          </w:rPrChange>
        </w:rPr>
      </w:pPr>
      <w:r>
        <w:rPr>
          <w:sz w:val="24"/>
          <w:szCs w:val="24"/>
        </w:rPr>
        <w:t xml:space="preserve">GERHARDT, Tatiana </w:t>
      </w:r>
      <w:proofErr w:type="spellStart"/>
      <w:r>
        <w:rPr>
          <w:sz w:val="24"/>
          <w:szCs w:val="24"/>
        </w:rPr>
        <w:t>Engel</w:t>
      </w:r>
      <w:proofErr w:type="spellEnd"/>
      <w:r>
        <w:rPr>
          <w:sz w:val="24"/>
          <w:szCs w:val="24"/>
        </w:rPr>
        <w:t xml:space="preserve">; SILVEIRA, Denise </w:t>
      </w:r>
      <w:proofErr w:type="spellStart"/>
      <w:r>
        <w:rPr>
          <w:sz w:val="24"/>
          <w:szCs w:val="24"/>
        </w:rPr>
        <w:t>Tolfo</w:t>
      </w:r>
      <w:proofErr w:type="spellEnd"/>
      <w:r>
        <w:rPr>
          <w:sz w:val="24"/>
          <w:szCs w:val="24"/>
        </w:rPr>
        <w:t xml:space="preserve">. </w:t>
      </w:r>
      <w:r>
        <w:rPr>
          <w:i/>
          <w:sz w:val="24"/>
          <w:szCs w:val="24"/>
        </w:rPr>
        <w:t>Métodos de Pesquisa</w:t>
      </w:r>
      <w:r>
        <w:rPr>
          <w:sz w:val="24"/>
          <w:szCs w:val="24"/>
        </w:rPr>
        <w:t xml:space="preserve">. </w:t>
      </w:r>
      <w:r w:rsidRPr="008F2BA2">
        <w:rPr>
          <w:sz w:val="24"/>
          <w:szCs w:val="24"/>
          <w:lang w:val="en-US"/>
          <w:rPrChange w:id="516" w:author="Renato Dourado Maia" w:date="2018-05-19T20:04:00Z">
            <w:rPr>
              <w:sz w:val="24"/>
              <w:szCs w:val="24"/>
            </w:rPr>
          </w:rPrChange>
        </w:rPr>
        <w:t xml:space="preserve">1.ed. Porto Alegre: </w:t>
      </w:r>
      <w:proofErr w:type="spellStart"/>
      <w:r w:rsidRPr="008F2BA2">
        <w:rPr>
          <w:sz w:val="24"/>
          <w:szCs w:val="24"/>
          <w:lang w:val="en-US"/>
          <w:rPrChange w:id="517" w:author="Renato Dourado Maia" w:date="2018-05-19T20:04:00Z">
            <w:rPr>
              <w:sz w:val="24"/>
              <w:szCs w:val="24"/>
            </w:rPr>
          </w:rPrChange>
        </w:rPr>
        <w:t>Editora</w:t>
      </w:r>
      <w:proofErr w:type="spellEnd"/>
      <w:r w:rsidRPr="008F2BA2">
        <w:rPr>
          <w:sz w:val="24"/>
          <w:szCs w:val="24"/>
          <w:lang w:val="en-US"/>
          <w:rPrChange w:id="518" w:author="Renato Dourado Maia" w:date="2018-05-19T20:04:00Z">
            <w:rPr>
              <w:sz w:val="24"/>
              <w:szCs w:val="24"/>
            </w:rPr>
          </w:rPrChange>
        </w:rPr>
        <w:t xml:space="preserve"> da UFRGS, 2009.</w:t>
      </w:r>
    </w:p>
    <w:p w14:paraId="34B956C1" w14:textId="77777777" w:rsidR="00E26083" w:rsidRPr="008F2BA2" w:rsidRDefault="00E26083">
      <w:pPr>
        <w:spacing w:line="360" w:lineRule="auto"/>
        <w:jc w:val="both"/>
        <w:rPr>
          <w:sz w:val="24"/>
          <w:szCs w:val="24"/>
          <w:lang w:val="en-US"/>
          <w:rPrChange w:id="519" w:author="Renato Dourado Maia" w:date="2018-05-19T20:04:00Z">
            <w:rPr>
              <w:sz w:val="24"/>
              <w:szCs w:val="24"/>
            </w:rPr>
          </w:rPrChange>
        </w:rPr>
      </w:pPr>
    </w:p>
    <w:p w14:paraId="4541EDA0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520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521" w:author="Renato Dourado Maia" w:date="2018-05-19T20:04:00Z">
            <w:rPr>
              <w:sz w:val="24"/>
              <w:szCs w:val="24"/>
            </w:rPr>
          </w:rPrChange>
        </w:rPr>
        <w:t xml:space="preserve">GORAKALA, Suresh Kumar. </w:t>
      </w:r>
      <w:r w:rsidRPr="008F2BA2">
        <w:rPr>
          <w:i/>
          <w:sz w:val="24"/>
          <w:szCs w:val="24"/>
          <w:lang w:val="en-US"/>
          <w:rPrChange w:id="522" w:author="Renato Dourado Maia" w:date="2018-05-19T20:04:00Z">
            <w:rPr>
              <w:i/>
              <w:sz w:val="24"/>
              <w:szCs w:val="24"/>
            </w:rPr>
          </w:rPrChange>
        </w:rPr>
        <w:t>Building Recommendation Engines.</w:t>
      </w:r>
      <w:r w:rsidRPr="008F2BA2">
        <w:rPr>
          <w:sz w:val="24"/>
          <w:szCs w:val="24"/>
          <w:lang w:val="en-US"/>
          <w:rPrChange w:id="523" w:author="Renato Dourado Maia" w:date="2018-05-19T20:04:00Z">
            <w:rPr>
              <w:sz w:val="24"/>
              <w:szCs w:val="24"/>
            </w:rPr>
          </w:rPrChange>
        </w:rPr>
        <w:t xml:space="preserve"> Birmingham: </w:t>
      </w:r>
      <w:proofErr w:type="spellStart"/>
      <w:r w:rsidRPr="008F2BA2">
        <w:rPr>
          <w:sz w:val="24"/>
          <w:szCs w:val="24"/>
          <w:lang w:val="en-US"/>
          <w:rPrChange w:id="524" w:author="Renato Dourado Maia" w:date="2018-05-19T20:04:00Z">
            <w:rPr>
              <w:sz w:val="24"/>
              <w:szCs w:val="24"/>
            </w:rPr>
          </w:rPrChange>
        </w:rPr>
        <w:t>Packt</w:t>
      </w:r>
      <w:proofErr w:type="spellEnd"/>
      <w:r w:rsidRPr="008F2BA2">
        <w:rPr>
          <w:sz w:val="24"/>
          <w:szCs w:val="24"/>
          <w:lang w:val="en-US"/>
          <w:rPrChange w:id="525" w:author="Renato Dourado Maia" w:date="2018-05-19T20:04:00Z">
            <w:rPr>
              <w:sz w:val="24"/>
              <w:szCs w:val="24"/>
            </w:rPr>
          </w:rPrChange>
        </w:rPr>
        <w:t xml:space="preserve"> Publishing, 2016.</w:t>
      </w:r>
    </w:p>
    <w:p w14:paraId="0D45DFDB" w14:textId="77777777" w:rsidR="00E26083" w:rsidRPr="008F2BA2" w:rsidRDefault="00E26083">
      <w:pPr>
        <w:spacing w:line="360" w:lineRule="auto"/>
        <w:jc w:val="both"/>
        <w:rPr>
          <w:sz w:val="24"/>
          <w:szCs w:val="24"/>
          <w:lang w:val="en-US"/>
          <w:rPrChange w:id="526" w:author="Renato Dourado Maia" w:date="2018-05-19T20:04:00Z">
            <w:rPr>
              <w:sz w:val="24"/>
              <w:szCs w:val="24"/>
            </w:rPr>
          </w:rPrChange>
        </w:rPr>
      </w:pPr>
    </w:p>
    <w:p w14:paraId="4CA98809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527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528" w:author="Renato Dourado Maia" w:date="2018-05-19T20:04:00Z">
            <w:rPr>
              <w:sz w:val="24"/>
              <w:szCs w:val="24"/>
            </w:rPr>
          </w:rPrChange>
        </w:rPr>
        <w:t xml:space="preserve">HEMENWAY, Kevin; CALISHAIN, Tara. </w:t>
      </w:r>
      <w:proofErr w:type="spellStart"/>
      <w:r w:rsidRPr="008F2BA2">
        <w:rPr>
          <w:i/>
          <w:sz w:val="24"/>
          <w:szCs w:val="24"/>
          <w:lang w:val="en-US"/>
          <w:rPrChange w:id="529" w:author="Renato Dourado Maia" w:date="2018-05-19T20:04:00Z">
            <w:rPr>
              <w:i/>
              <w:sz w:val="24"/>
              <w:szCs w:val="24"/>
            </w:rPr>
          </w:rPrChange>
        </w:rPr>
        <w:t>Spidering</w:t>
      </w:r>
      <w:proofErr w:type="spellEnd"/>
      <w:r w:rsidRPr="008F2BA2">
        <w:rPr>
          <w:i/>
          <w:sz w:val="24"/>
          <w:szCs w:val="24"/>
          <w:lang w:val="en-US"/>
          <w:rPrChange w:id="530" w:author="Renato Dourado Maia" w:date="2018-05-19T20:04:00Z">
            <w:rPr>
              <w:i/>
              <w:sz w:val="24"/>
              <w:szCs w:val="24"/>
            </w:rPr>
          </w:rPrChange>
        </w:rPr>
        <w:t xml:space="preserve"> Hacks: 100 Industrial-Strength Tips &amp; Tools.</w:t>
      </w:r>
      <w:r w:rsidRPr="008F2BA2">
        <w:rPr>
          <w:sz w:val="24"/>
          <w:szCs w:val="24"/>
          <w:lang w:val="en-US"/>
          <w:rPrChange w:id="531" w:author="Renato Dourado Maia" w:date="2018-05-19T20:04:00Z">
            <w:rPr>
              <w:sz w:val="24"/>
              <w:szCs w:val="24"/>
            </w:rPr>
          </w:rPrChange>
        </w:rPr>
        <w:t xml:space="preserve"> Sebastopol: O’Reilly, 2003.</w:t>
      </w:r>
    </w:p>
    <w:p w14:paraId="1ED492F2" w14:textId="77777777" w:rsidR="00E26083" w:rsidRPr="008F2BA2" w:rsidRDefault="00E26083">
      <w:pPr>
        <w:spacing w:line="360" w:lineRule="auto"/>
        <w:jc w:val="both"/>
        <w:rPr>
          <w:sz w:val="24"/>
          <w:szCs w:val="24"/>
          <w:lang w:val="en-US"/>
          <w:rPrChange w:id="532" w:author="Renato Dourado Maia" w:date="2018-05-19T20:04:00Z">
            <w:rPr>
              <w:sz w:val="24"/>
              <w:szCs w:val="24"/>
            </w:rPr>
          </w:rPrChange>
        </w:rPr>
      </w:pPr>
    </w:p>
    <w:p w14:paraId="5C1600F0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533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534" w:author="Renato Dourado Maia" w:date="2018-05-19T20:04:00Z">
            <w:rPr>
              <w:sz w:val="24"/>
              <w:szCs w:val="24"/>
            </w:rPr>
          </w:rPrChange>
        </w:rPr>
        <w:t xml:space="preserve">INTERNET WORLD STATS. Internet Users in the World by Regions. </w:t>
      </w:r>
      <w:r>
        <w:rPr>
          <w:sz w:val="24"/>
          <w:szCs w:val="24"/>
        </w:rPr>
        <w:t xml:space="preserve">2017. Disponível em: &lt;https://www.internetworldstats.com/stats.htm&gt;. </w:t>
      </w:r>
      <w:proofErr w:type="spellStart"/>
      <w:r w:rsidRPr="008F2BA2">
        <w:rPr>
          <w:sz w:val="24"/>
          <w:szCs w:val="24"/>
          <w:lang w:val="en-US"/>
          <w:rPrChange w:id="535" w:author="Renato Dourado Maia" w:date="2018-05-19T20:04:00Z">
            <w:rPr>
              <w:sz w:val="24"/>
              <w:szCs w:val="24"/>
            </w:rPr>
          </w:rPrChange>
        </w:rPr>
        <w:t>Acesso</w:t>
      </w:r>
      <w:proofErr w:type="spellEnd"/>
      <w:r w:rsidRPr="008F2BA2">
        <w:rPr>
          <w:sz w:val="24"/>
          <w:szCs w:val="24"/>
          <w:lang w:val="en-US"/>
          <w:rPrChange w:id="536" w:author="Renato Dourado Maia" w:date="2018-05-19T20:04:00Z">
            <w:rPr>
              <w:sz w:val="24"/>
              <w:szCs w:val="24"/>
            </w:rPr>
          </w:rPrChange>
        </w:rPr>
        <w:t xml:space="preserve"> </w:t>
      </w:r>
      <w:proofErr w:type="spellStart"/>
      <w:r w:rsidRPr="008F2BA2">
        <w:rPr>
          <w:sz w:val="24"/>
          <w:szCs w:val="24"/>
          <w:lang w:val="en-US"/>
          <w:rPrChange w:id="537" w:author="Renato Dourado Maia" w:date="2018-05-19T20:04:00Z">
            <w:rPr>
              <w:sz w:val="24"/>
              <w:szCs w:val="24"/>
            </w:rPr>
          </w:rPrChange>
        </w:rPr>
        <w:t>em</w:t>
      </w:r>
      <w:proofErr w:type="spellEnd"/>
      <w:r w:rsidRPr="008F2BA2">
        <w:rPr>
          <w:sz w:val="24"/>
          <w:szCs w:val="24"/>
          <w:lang w:val="en-US"/>
          <w:rPrChange w:id="538" w:author="Renato Dourado Maia" w:date="2018-05-19T20:04:00Z">
            <w:rPr>
              <w:sz w:val="24"/>
              <w:szCs w:val="24"/>
            </w:rPr>
          </w:rPrChange>
        </w:rPr>
        <w:t>: 19 mar. 2018.</w:t>
      </w:r>
    </w:p>
    <w:p w14:paraId="532EEBC6" w14:textId="77777777" w:rsidR="00E26083" w:rsidRPr="008F2BA2" w:rsidRDefault="00E26083">
      <w:pPr>
        <w:spacing w:line="360" w:lineRule="auto"/>
        <w:jc w:val="both"/>
        <w:rPr>
          <w:sz w:val="24"/>
          <w:szCs w:val="24"/>
          <w:lang w:val="en-US"/>
          <w:rPrChange w:id="539" w:author="Renato Dourado Maia" w:date="2018-05-19T20:04:00Z">
            <w:rPr>
              <w:sz w:val="24"/>
              <w:szCs w:val="24"/>
            </w:rPr>
          </w:rPrChange>
        </w:rPr>
      </w:pPr>
    </w:p>
    <w:p w14:paraId="4A17FD0C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540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541" w:author="Renato Dourado Maia" w:date="2018-05-19T20:04:00Z">
            <w:rPr>
              <w:sz w:val="24"/>
              <w:szCs w:val="24"/>
            </w:rPr>
          </w:rPrChange>
        </w:rPr>
        <w:t xml:space="preserve">JAMES et al. </w:t>
      </w:r>
      <w:r w:rsidRPr="008F2BA2">
        <w:rPr>
          <w:i/>
          <w:sz w:val="24"/>
          <w:szCs w:val="24"/>
          <w:lang w:val="en-US"/>
          <w:rPrChange w:id="542" w:author="Renato Dourado Maia" w:date="2018-05-19T20:04:00Z">
            <w:rPr>
              <w:i/>
              <w:sz w:val="24"/>
              <w:szCs w:val="24"/>
            </w:rPr>
          </w:rPrChange>
        </w:rPr>
        <w:t>An Introduction to Statistical Learning: with Applications in R.</w:t>
      </w:r>
      <w:r w:rsidRPr="008F2BA2">
        <w:rPr>
          <w:sz w:val="24"/>
          <w:szCs w:val="24"/>
          <w:lang w:val="en-US"/>
          <w:rPrChange w:id="543" w:author="Renato Dourado Maia" w:date="2018-05-19T20:04:00Z">
            <w:rPr>
              <w:sz w:val="24"/>
              <w:szCs w:val="24"/>
            </w:rPr>
          </w:rPrChange>
        </w:rPr>
        <w:t xml:space="preserve"> New York: Springer Science + Business Media, 2013.</w:t>
      </w:r>
      <w:r w:rsidRPr="008F2BA2">
        <w:rPr>
          <w:i/>
          <w:sz w:val="24"/>
          <w:szCs w:val="24"/>
          <w:lang w:val="en-US"/>
          <w:rPrChange w:id="544" w:author="Renato Dourado Maia" w:date="2018-05-19T20:04:00Z">
            <w:rPr>
              <w:i/>
              <w:sz w:val="24"/>
              <w:szCs w:val="24"/>
            </w:rPr>
          </w:rPrChange>
        </w:rPr>
        <w:t xml:space="preserve"> </w:t>
      </w:r>
    </w:p>
    <w:p w14:paraId="15538157" w14:textId="77777777" w:rsidR="00E26083" w:rsidRPr="008F2BA2" w:rsidRDefault="00E26083">
      <w:pPr>
        <w:spacing w:line="360" w:lineRule="auto"/>
        <w:jc w:val="both"/>
        <w:rPr>
          <w:sz w:val="24"/>
          <w:szCs w:val="24"/>
          <w:lang w:val="en-US"/>
          <w:rPrChange w:id="545" w:author="Renato Dourado Maia" w:date="2018-05-19T20:04:00Z">
            <w:rPr>
              <w:sz w:val="24"/>
              <w:szCs w:val="24"/>
            </w:rPr>
          </w:rPrChange>
        </w:rPr>
      </w:pPr>
    </w:p>
    <w:p w14:paraId="3F95A120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 w:rsidRPr="008F2BA2">
        <w:rPr>
          <w:sz w:val="24"/>
          <w:szCs w:val="24"/>
          <w:lang w:val="en-US"/>
          <w:rPrChange w:id="546" w:author="Renato Dourado Maia" w:date="2018-05-19T20:04:00Z">
            <w:rPr>
              <w:sz w:val="24"/>
              <w:szCs w:val="24"/>
            </w:rPr>
          </w:rPrChange>
        </w:rPr>
        <w:t xml:space="preserve">LATTIN, James; CARROLL, J. Douglas; GREEN, Paul </w:t>
      </w:r>
      <w:proofErr w:type="gramStart"/>
      <w:r w:rsidRPr="008F2BA2">
        <w:rPr>
          <w:sz w:val="24"/>
          <w:szCs w:val="24"/>
          <w:lang w:val="en-US"/>
          <w:rPrChange w:id="547" w:author="Renato Dourado Maia" w:date="2018-05-19T20:04:00Z">
            <w:rPr>
              <w:sz w:val="24"/>
              <w:szCs w:val="24"/>
            </w:rPr>
          </w:rPrChange>
        </w:rPr>
        <w:t>E..</w:t>
      </w:r>
      <w:proofErr w:type="gramEnd"/>
      <w:r w:rsidRPr="008F2BA2">
        <w:rPr>
          <w:sz w:val="24"/>
          <w:szCs w:val="24"/>
          <w:lang w:val="en-US"/>
          <w:rPrChange w:id="548" w:author="Renato Dourado Maia" w:date="2018-05-19T20:04:00Z">
            <w:rPr>
              <w:sz w:val="24"/>
              <w:szCs w:val="24"/>
            </w:rPr>
          </w:rPrChange>
        </w:rPr>
        <w:t xml:space="preserve"> </w:t>
      </w:r>
      <w:r>
        <w:rPr>
          <w:i/>
          <w:sz w:val="24"/>
          <w:szCs w:val="24"/>
        </w:rPr>
        <w:t>Análise de Dados Multivariados.</w:t>
      </w:r>
      <w:r>
        <w:rPr>
          <w:sz w:val="24"/>
          <w:szCs w:val="24"/>
        </w:rPr>
        <w:t xml:space="preserve"> São Paulo: </w:t>
      </w:r>
      <w:proofErr w:type="spellStart"/>
      <w:r>
        <w:rPr>
          <w:sz w:val="24"/>
          <w:szCs w:val="24"/>
        </w:rPr>
        <w:t>Cengage</w:t>
      </w:r>
      <w:proofErr w:type="spellEnd"/>
      <w:r>
        <w:rPr>
          <w:sz w:val="24"/>
          <w:szCs w:val="24"/>
        </w:rPr>
        <w:t xml:space="preserve"> Learning, 2011.</w:t>
      </w:r>
    </w:p>
    <w:p w14:paraId="6A531D24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1191EA16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LENTE, Caio. </w:t>
      </w:r>
      <w:r>
        <w:rPr>
          <w:i/>
          <w:sz w:val="24"/>
          <w:szCs w:val="24"/>
        </w:rPr>
        <w:t xml:space="preserve">O Fluxo do Web </w:t>
      </w:r>
      <w:proofErr w:type="spellStart"/>
      <w:r>
        <w:rPr>
          <w:i/>
          <w:sz w:val="24"/>
          <w:szCs w:val="24"/>
        </w:rPr>
        <w:t>Scraping</w:t>
      </w:r>
      <w:proofErr w:type="spellEnd"/>
      <w:r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 2018. Disponível em: &lt;http://curso-r.com/blog/2018/02/18/2018-02-18-fluxo-scraping/&gt;. Acesso em: 26 mar. 2018.</w:t>
      </w:r>
    </w:p>
    <w:p w14:paraId="25CE1912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</w:p>
    <w:p w14:paraId="6EA4A187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549" w:author="Renato Dourado Maia" w:date="2018-05-19T20:04:00Z">
            <w:rPr>
              <w:sz w:val="24"/>
              <w:szCs w:val="24"/>
            </w:rPr>
          </w:rPrChange>
        </w:rPr>
      </w:pPr>
      <w:r>
        <w:rPr>
          <w:sz w:val="24"/>
          <w:szCs w:val="24"/>
        </w:rPr>
        <w:lastRenderedPageBreak/>
        <w:t xml:space="preserve">MATPLOTLIB. </w:t>
      </w:r>
      <w:proofErr w:type="spellStart"/>
      <w:r>
        <w:rPr>
          <w:i/>
          <w:sz w:val="24"/>
          <w:szCs w:val="24"/>
        </w:rPr>
        <w:t>Matplotlib</w:t>
      </w:r>
      <w:proofErr w:type="spellEnd"/>
      <w:r>
        <w:rPr>
          <w:sz w:val="24"/>
          <w:szCs w:val="24"/>
        </w:rPr>
        <w:t xml:space="preserve">. 2017. Disponível em: &lt;https://matplotlib.org&gt;. </w:t>
      </w:r>
      <w:proofErr w:type="spellStart"/>
      <w:r w:rsidRPr="008F2BA2">
        <w:rPr>
          <w:sz w:val="24"/>
          <w:szCs w:val="24"/>
          <w:lang w:val="en-US"/>
          <w:rPrChange w:id="550" w:author="Renato Dourado Maia" w:date="2018-05-19T20:04:00Z">
            <w:rPr>
              <w:sz w:val="24"/>
              <w:szCs w:val="24"/>
            </w:rPr>
          </w:rPrChange>
        </w:rPr>
        <w:t>Acesso</w:t>
      </w:r>
      <w:proofErr w:type="spellEnd"/>
      <w:r w:rsidRPr="008F2BA2">
        <w:rPr>
          <w:sz w:val="24"/>
          <w:szCs w:val="24"/>
          <w:lang w:val="en-US"/>
          <w:rPrChange w:id="551" w:author="Renato Dourado Maia" w:date="2018-05-19T20:04:00Z">
            <w:rPr>
              <w:sz w:val="24"/>
              <w:szCs w:val="24"/>
            </w:rPr>
          </w:rPrChange>
        </w:rPr>
        <w:t xml:space="preserve"> </w:t>
      </w:r>
      <w:proofErr w:type="spellStart"/>
      <w:r w:rsidRPr="008F2BA2">
        <w:rPr>
          <w:sz w:val="24"/>
          <w:szCs w:val="24"/>
          <w:lang w:val="en-US"/>
          <w:rPrChange w:id="552" w:author="Renato Dourado Maia" w:date="2018-05-19T20:04:00Z">
            <w:rPr>
              <w:sz w:val="24"/>
              <w:szCs w:val="24"/>
            </w:rPr>
          </w:rPrChange>
        </w:rPr>
        <w:t>em</w:t>
      </w:r>
      <w:proofErr w:type="spellEnd"/>
      <w:r w:rsidRPr="008F2BA2">
        <w:rPr>
          <w:sz w:val="24"/>
          <w:szCs w:val="24"/>
          <w:lang w:val="en-US"/>
          <w:rPrChange w:id="553" w:author="Renato Dourado Maia" w:date="2018-05-19T20:04:00Z">
            <w:rPr>
              <w:sz w:val="24"/>
              <w:szCs w:val="24"/>
            </w:rPr>
          </w:rPrChange>
        </w:rPr>
        <w:t xml:space="preserve"> 10 </w:t>
      </w:r>
      <w:proofErr w:type="spellStart"/>
      <w:r w:rsidRPr="008F2BA2">
        <w:rPr>
          <w:sz w:val="24"/>
          <w:szCs w:val="24"/>
          <w:lang w:val="en-US"/>
          <w:rPrChange w:id="554" w:author="Renato Dourado Maia" w:date="2018-05-19T20:04:00Z">
            <w:rPr>
              <w:sz w:val="24"/>
              <w:szCs w:val="24"/>
            </w:rPr>
          </w:rPrChange>
        </w:rPr>
        <w:t>fev</w:t>
      </w:r>
      <w:proofErr w:type="spellEnd"/>
      <w:r w:rsidRPr="008F2BA2">
        <w:rPr>
          <w:sz w:val="24"/>
          <w:szCs w:val="24"/>
          <w:lang w:val="en-US"/>
          <w:rPrChange w:id="555" w:author="Renato Dourado Maia" w:date="2018-05-19T20:04:00Z">
            <w:rPr>
              <w:sz w:val="24"/>
              <w:szCs w:val="24"/>
            </w:rPr>
          </w:rPrChange>
        </w:rPr>
        <w:t>. 2018.</w:t>
      </w:r>
    </w:p>
    <w:p w14:paraId="3CD597A7" w14:textId="77777777" w:rsidR="00E26083" w:rsidRPr="008F2BA2" w:rsidRDefault="00E26083">
      <w:pPr>
        <w:spacing w:line="360" w:lineRule="auto"/>
        <w:jc w:val="both"/>
        <w:rPr>
          <w:sz w:val="24"/>
          <w:szCs w:val="24"/>
          <w:lang w:val="en-US"/>
          <w:rPrChange w:id="556" w:author="Renato Dourado Maia" w:date="2018-05-19T20:04:00Z">
            <w:rPr>
              <w:sz w:val="24"/>
              <w:szCs w:val="24"/>
            </w:rPr>
          </w:rPrChange>
        </w:rPr>
      </w:pPr>
    </w:p>
    <w:p w14:paraId="6927B2D0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557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558" w:author="Renato Dourado Maia" w:date="2018-05-19T20:04:00Z">
            <w:rPr>
              <w:sz w:val="24"/>
              <w:szCs w:val="24"/>
            </w:rPr>
          </w:rPrChange>
        </w:rPr>
        <w:t xml:space="preserve">MITCHELL, Ryan. </w:t>
      </w:r>
      <w:r w:rsidRPr="008F2BA2">
        <w:rPr>
          <w:i/>
          <w:sz w:val="24"/>
          <w:szCs w:val="24"/>
          <w:lang w:val="en-US"/>
          <w:rPrChange w:id="559" w:author="Renato Dourado Maia" w:date="2018-05-19T20:04:00Z">
            <w:rPr>
              <w:i/>
              <w:sz w:val="24"/>
              <w:szCs w:val="24"/>
            </w:rPr>
          </w:rPrChange>
        </w:rPr>
        <w:t xml:space="preserve">Web Scraping with Python: </w:t>
      </w:r>
      <w:proofErr w:type="spellStart"/>
      <w:r w:rsidRPr="008F2BA2">
        <w:rPr>
          <w:i/>
          <w:sz w:val="24"/>
          <w:szCs w:val="24"/>
          <w:lang w:val="en-US"/>
          <w:rPrChange w:id="560" w:author="Renato Dourado Maia" w:date="2018-05-19T20:04:00Z">
            <w:rPr>
              <w:i/>
              <w:sz w:val="24"/>
              <w:szCs w:val="24"/>
            </w:rPr>
          </w:rPrChange>
        </w:rPr>
        <w:t>Colleting</w:t>
      </w:r>
      <w:proofErr w:type="spellEnd"/>
      <w:r w:rsidRPr="008F2BA2">
        <w:rPr>
          <w:i/>
          <w:sz w:val="24"/>
          <w:szCs w:val="24"/>
          <w:lang w:val="en-US"/>
          <w:rPrChange w:id="561" w:author="Renato Dourado Maia" w:date="2018-05-19T20:04:00Z">
            <w:rPr>
              <w:i/>
              <w:sz w:val="24"/>
              <w:szCs w:val="24"/>
            </w:rPr>
          </w:rPrChange>
        </w:rPr>
        <w:t xml:space="preserve"> Data from the Modern Web.</w:t>
      </w:r>
      <w:r w:rsidRPr="008F2BA2">
        <w:rPr>
          <w:sz w:val="24"/>
          <w:szCs w:val="24"/>
          <w:lang w:val="en-US"/>
          <w:rPrChange w:id="562" w:author="Renato Dourado Maia" w:date="2018-05-19T20:04:00Z">
            <w:rPr>
              <w:sz w:val="24"/>
              <w:szCs w:val="24"/>
            </w:rPr>
          </w:rPrChange>
        </w:rPr>
        <w:t xml:space="preserve"> 1.ed. Sebastopol: O’Reilly Media, 2015.</w:t>
      </w:r>
    </w:p>
    <w:p w14:paraId="3303CAE7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563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564" w:author="Renato Dourado Maia" w:date="2018-05-19T20:04:00Z">
            <w:rPr>
              <w:sz w:val="24"/>
              <w:szCs w:val="24"/>
            </w:rPr>
          </w:rPrChange>
        </w:rPr>
        <w:tab/>
        <w:t xml:space="preserve"> </w:t>
      </w:r>
      <w:r w:rsidRPr="008F2BA2">
        <w:rPr>
          <w:sz w:val="24"/>
          <w:szCs w:val="24"/>
          <w:lang w:val="en-US"/>
          <w:rPrChange w:id="565" w:author="Renato Dourado Maia" w:date="2018-05-19T20:04:00Z">
            <w:rPr>
              <w:sz w:val="24"/>
              <w:szCs w:val="24"/>
            </w:rPr>
          </w:rPrChange>
        </w:rPr>
        <w:tab/>
        <w:t xml:space="preserve"> </w:t>
      </w:r>
      <w:r w:rsidRPr="008F2BA2">
        <w:rPr>
          <w:sz w:val="24"/>
          <w:szCs w:val="24"/>
          <w:lang w:val="en-US"/>
          <w:rPrChange w:id="566" w:author="Renato Dourado Maia" w:date="2018-05-19T20:04:00Z">
            <w:rPr>
              <w:sz w:val="24"/>
              <w:szCs w:val="24"/>
            </w:rPr>
          </w:rPrChange>
        </w:rPr>
        <w:tab/>
      </w:r>
    </w:p>
    <w:p w14:paraId="338BC4A1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567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568" w:author="Renato Dourado Maia" w:date="2018-05-19T20:04:00Z">
            <w:rPr>
              <w:sz w:val="24"/>
              <w:szCs w:val="24"/>
            </w:rPr>
          </w:rPrChange>
        </w:rPr>
        <w:t xml:space="preserve">MUELLER, John Paul; MASSARON Luca. </w:t>
      </w:r>
      <w:r w:rsidRPr="008F2BA2">
        <w:rPr>
          <w:i/>
          <w:sz w:val="24"/>
          <w:szCs w:val="24"/>
          <w:lang w:val="en-US"/>
          <w:rPrChange w:id="569" w:author="Renato Dourado Maia" w:date="2018-05-19T20:04:00Z">
            <w:rPr>
              <w:i/>
              <w:sz w:val="24"/>
              <w:szCs w:val="24"/>
            </w:rPr>
          </w:rPrChange>
        </w:rPr>
        <w:t>Machine Learning for Dummies</w:t>
      </w:r>
      <w:r w:rsidRPr="008F2BA2">
        <w:rPr>
          <w:sz w:val="24"/>
          <w:szCs w:val="24"/>
          <w:lang w:val="en-US"/>
          <w:rPrChange w:id="570" w:author="Renato Dourado Maia" w:date="2018-05-19T20:04:00Z">
            <w:rPr>
              <w:sz w:val="24"/>
              <w:szCs w:val="24"/>
            </w:rPr>
          </w:rPrChange>
        </w:rPr>
        <w:t>. New Jersey: John Wiley &amp; Sons, 2016.</w:t>
      </w:r>
    </w:p>
    <w:p w14:paraId="14031D9F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571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572" w:author="Renato Dourado Maia" w:date="2018-05-19T20:04:00Z">
            <w:rPr>
              <w:sz w:val="24"/>
              <w:szCs w:val="24"/>
            </w:rPr>
          </w:rPrChange>
        </w:rPr>
        <w:tab/>
        <w:t xml:space="preserve"> </w:t>
      </w:r>
      <w:r w:rsidRPr="008F2BA2">
        <w:rPr>
          <w:sz w:val="24"/>
          <w:szCs w:val="24"/>
          <w:lang w:val="en-US"/>
          <w:rPrChange w:id="573" w:author="Renato Dourado Maia" w:date="2018-05-19T20:04:00Z">
            <w:rPr>
              <w:sz w:val="24"/>
              <w:szCs w:val="24"/>
            </w:rPr>
          </w:rPrChange>
        </w:rPr>
        <w:tab/>
        <w:t xml:space="preserve"> </w:t>
      </w:r>
      <w:r w:rsidRPr="008F2BA2">
        <w:rPr>
          <w:sz w:val="24"/>
          <w:szCs w:val="24"/>
          <w:lang w:val="en-US"/>
          <w:rPrChange w:id="574" w:author="Renato Dourado Maia" w:date="2018-05-19T20:04:00Z">
            <w:rPr>
              <w:sz w:val="24"/>
              <w:szCs w:val="24"/>
            </w:rPr>
          </w:rPrChange>
        </w:rPr>
        <w:tab/>
      </w:r>
    </w:p>
    <w:p w14:paraId="56941B07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NUMPY. </w:t>
      </w:r>
      <w:proofErr w:type="spellStart"/>
      <w:r>
        <w:rPr>
          <w:i/>
          <w:sz w:val="24"/>
          <w:szCs w:val="24"/>
        </w:rPr>
        <w:t>Numpy</w:t>
      </w:r>
      <w:proofErr w:type="spellEnd"/>
      <w:r>
        <w:rPr>
          <w:sz w:val="24"/>
          <w:szCs w:val="24"/>
        </w:rPr>
        <w:t>. 2017. Disponível em: &lt;http://www.numpy.org&gt;. Acesso em: 12 fev. 2018.</w:t>
      </w:r>
    </w:p>
    <w:p w14:paraId="0ADDB336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7630E605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575" w:author="Renato Dourado Maia" w:date="2018-05-19T20:04:00Z">
            <w:rPr>
              <w:sz w:val="24"/>
              <w:szCs w:val="24"/>
            </w:rPr>
          </w:rPrChange>
        </w:rPr>
      </w:pPr>
      <w:r>
        <w:rPr>
          <w:sz w:val="24"/>
          <w:szCs w:val="24"/>
        </w:rPr>
        <w:t xml:space="preserve">PANDAS. </w:t>
      </w:r>
      <w:r>
        <w:rPr>
          <w:i/>
          <w:sz w:val="24"/>
          <w:szCs w:val="24"/>
        </w:rPr>
        <w:t xml:space="preserve">Pandas. </w:t>
      </w:r>
      <w:r>
        <w:rPr>
          <w:sz w:val="24"/>
          <w:szCs w:val="24"/>
        </w:rPr>
        <w:t xml:space="preserve">2018. Disponível em: &lt;http://pandas.pydata.org/index.html&gt;. </w:t>
      </w:r>
      <w:proofErr w:type="spellStart"/>
      <w:r w:rsidRPr="008F2BA2">
        <w:rPr>
          <w:sz w:val="24"/>
          <w:szCs w:val="24"/>
          <w:lang w:val="en-US"/>
          <w:rPrChange w:id="576" w:author="Renato Dourado Maia" w:date="2018-05-19T20:04:00Z">
            <w:rPr>
              <w:sz w:val="24"/>
              <w:szCs w:val="24"/>
            </w:rPr>
          </w:rPrChange>
        </w:rPr>
        <w:t>Acesso</w:t>
      </w:r>
      <w:proofErr w:type="spellEnd"/>
      <w:r w:rsidRPr="008F2BA2">
        <w:rPr>
          <w:sz w:val="24"/>
          <w:szCs w:val="24"/>
          <w:lang w:val="en-US"/>
          <w:rPrChange w:id="577" w:author="Renato Dourado Maia" w:date="2018-05-19T20:04:00Z">
            <w:rPr>
              <w:sz w:val="24"/>
              <w:szCs w:val="24"/>
            </w:rPr>
          </w:rPrChange>
        </w:rPr>
        <w:t xml:space="preserve"> </w:t>
      </w:r>
      <w:proofErr w:type="spellStart"/>
      <w:r w:rsidRPr="008F2BA2">
        <w:rPr>
          <w:sz w:val="24"/>
          <w:szCs w:val="24"/>
          <w:lang w:val="en-US"/>
          <w:rPrChange w:id="578" w:author="Renato Dourado Maia" w:date="2018-05-19T20:04:00Z">
            <w:rPr>
              <w:sz w:val="24"/>
              <w:szCs w:val="24"/>
            </w:rPr>
          </w:rPrChange>
        </w:rPr>
        <w:t>em</w:t>
      </w:r>
      <w:proofErr w:type="spellEnd"/>
      <w:r w:rsidRPr="008F2BA2">
        <w:rPr>
          <w:sz w:val="24"/>
          <w:szCs w:val="24"/>
          <w:lang w:val="en-US"/>
          <w:rPrChange w:id="579" w:author="Renato Dourado Maia" w:date="2018-05-19T20:04:00Z">
            <w:rPr>
              <w:sz w:val="24"/>
              <w:szCs w:val="24"/>
            </w:rPr>
          </w:rPrChange>
        </w:rPr>
        <w:t>: 5 mar. 2018.</w:t>
      </w:r>
    </w:p>
    <w:p w14:paraId="4CF551FD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580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581" w:author="Renato Dourado Maia" w:date="2018-05-19T20:04:00Z">
            <w:rPr>
              <w:sz w:val="24"/>
              <w:szCs w:val="24"/>
            </w:rPr>
          </w:rPrChange>
        </w:rPr>
        <w:tab/>
        <w:t xml:space="preserve"> </w:t>
      </w:r>
      <w:r w:rsidRPr="008F2BA2">
        <w:rPr>
          <w:sz w:val="24"/>
          <w:szCs w:val="24"/>
          <w:lang w:val="en-US"/>
          <w:rPrChange w:id="582" w:author="Renato Dourado Maia" w:date="2018-05-19T20:04:00Z">
            <w:rPr>
              <w:sz w:val="24"/>
              <w:szCs w:val="24"/>
            </w:rPr>
          </w:rPrChange>
        </w:rPr>
        <w:tab/>
        <w:t xml:space="preserve"> </w:t>
      </w:r>
      <w:r w:rsidRPr="008F2BA2">
        <w:rPr>
          <w:sz w:val="24"/>
          <w:szCs w:val="24"/>
          <w:lang w:val="en-US"/>
          <w:rPrChange w:id="583" w:author="Renato Dourado Maia" w:date="2018-05-19T20:04:00Z">
            <w:rPr>
              <w:sz w:val="24"/>
              <w:szCs w:val="24"/>
            </w:rPr>
          </w:rPrChange>
        </w:rPr>
        <w:tab/>
      </w:r>
    </w:p>
    <w:p w14:paraId="7A5740A1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584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585" w:author="Renato Dourado Maia" w:date="2018-05-19T20:04:00Z">
            <w:rPr>
              <w:sz w:val="24"/>
              <w:szCs w:val="24"/>
            </w:rPr>
          </w:rPrChange>
        </w:rPr>
        <w:t xml:space="preserve">PEDREGOSA, </w:t>
      </w:r>
      <w:r w:rsidRPr="008F2BA2">
        <w:rPr>
          <w:i/>
          <w:sz w:val="24"/>
          <w:szCs w:val="24"/>
          <w:lang w:val="en-US"/>
          <w:rPrChange w:id="586" w:author="Renato Dourado Maia" w:date="2018-05-19T20:04:00Z">
            <w:rPr>
              <w:i/>
              <w:sz w:val="24"/>
              <w:szCs w:val="24"/>
            </w:rPr>
          </w:rPrChange>
        </w:rPr>
        <w:t>et al</w:t>
      </w:r>
      <w:r w:rsidRPr="008F2BA2">
        <w:rPr>
          <w:sz w:val="24"/>
          <w:szCs w:val="24"/>
          <w:lang w:val="en-US"/>
          <w:rPrChange w:id="587" w:author="Renato Dourado Maia" w:date="2018-05-19T20:04:00Z">
            <w:rPr>
              <w:sz w:val="24"/>
              <w:szCs w:val="24"/>
            </w:rPr>
          </w:rPrChange>
        </w:rPr>
        <w:t xml:space="preserve">. </w:t>
      </w:r>
      <w:proofErr w:type="spellStart"/>
      <w:r w:rsidRPr="008F2BA2">
        <w:rPr>
          <w:i/>
          <w:sz w:val="24"/>
          <w:szCs w:val="24"/>
          <w:lang w:val="en-US"/>
          <w:rPrChange w:id="588" w:author="Renato Dourado Maia" w:date="2018-05-19T20:04:00Z">
            <w:rPr>
              <w:i/>
              <w:sz w:val="24"/>
              <w:szCs w:val="24"/>
            </w:rPr>
          </w:rPrChange>
        </w:rPr>
        <w:t>Scikit</w:t>
      </w:r>
      <w:proofErr w:type="spellEnd"/>
      <w:r w:rsidRPr="008F2BA2">
        <w:rPr>
          <w:i/>
          <w:sz w:val="24"/>
          <w:szCs w:val="24"/>
          <w:lang w:val="en-US"/>
          <w:rPrChange w:id="589" w:author="Renato Dourado Maia" w:date="2018-05-19T20:04:00Z">
            <w:rPr>
              <w:i/>
              <w:sz w:val="24"/>
              <w:szCs w:val="24"/>
            </w:rPr>
          </w:rPrChange>
        </w:rPr>
        <w:t>-learn: machine learning in python</w:t>
      </w:r>
      <w:r w:rsidRPr="008F2BA2">
        <w:rPr>
          <w:sz w:val="24"/>
          <w:szCs w:val="24"/>
          <w:lang w:val="en-US"/>
          <w:rPrChange w:id="590" w:author="Renato Dourado Maia" w:date="2018-05-19T20:04:00Z">
            <w:rPr>
              <w:sz w:val="24"/>
              <w:szCs w:val="24"/>
            </w:rPr>
          </w:rPrChange>
        </w:rPr>
        <w:t xml:space="preserve">. Journal of Machine Learning Research, n.12, p. 2825-2830, 2011. </w:t>
      </w:r>
      <w:r>
        <w:rPr>
          <w:sz w:val="24"/>
          <w:szCs w:val="24"/>
        </w:rPr>
        <w:t xml:space="preserve">Disponível em: &lt;http://www.jmlr.org/papers/volume12/pedregosa11a/pedregosa11a.pdf&gt;. </w:t>
      </w:r>
      <w:proofErr w:type="spellStart"/>
      <w:r w:rsidRPr="008F2BA2">
        <w:rPr>
          <w:sz w:val="24"/>
          <w:szCs w:val="24"/>
          <w:lang w:val="en-US"/>
          <w:rPrChange w:id="591" w:author="Renato Dourado Maia" w:date="2018-05-19T20:04:00Z">
            <w:rPr>
              <w:sz w:val="24"/>
              <w:szCs w:val="24"/>
            </w:rPr>
          </w:rPrChange>
        </w:rPr>
        <w:t>Acesso</w:t>
      </w:r>
      <w:proofErr w:type="spellEnd"/>
      <w:r w:rsidRPr="008F2BA2">
        <w:rPr>
          <w:sz w:val="24"/>
          <w:szCs w:val="24"/>
          <w:lang w:val="en-US"/>
          <w:rPrChange w:id="592" w:author="Renato Dourado Maia" w:date="2018-05-19T20:04:00Z">
            <w:rPr>
              <w:sz w:val="24"/>
              <w:szCs w:val="24"/>
            </w:rPr>
          </w:rPrChange>
        </w:rPr>
        <w:t xml:space="preserve"> </w:t>
      </w:r>
      <w:proofErr w:type="spellStart"/>
      <w:r w:rsidRPr="008F2BA2">
        <w:rPr>
          <w:sz w:val="24"/>
          <w:szCs w:val="24"/>
          <w:lang w:val="en-US"/>
          <w:rPrChange w:id="593" w:author="Renato Dourado Maia" w:date="2018-05-19T20:04:00Z">
            <w:rPr>
              <w:sz w:val="24"/>
              <w:szCs w:val="24"/>
            </w:rPr>
          </w:rPrChange>
        </w:rPr>
        <w:t>em</w:t>
      </w:r>
      <w:proofErr w:type="spellEnd"/>
      <w:r w:rsidRPr="008F2BA2">
        <w:rPr>
          <w:sz w:val="24"/>
          <w:szCs w:val="24"/>
          <w:lang w:val="en-US"/>
          <w:rPrChange w:id="594" w:author="Renato Dourado Maia" w:date="2018-05-19T20:04:00Z">
            <w:rPr>
              <w:sz w:val="24"/>
              <w:szCs w:val="24"/>
            </w:rPr>
          </w:rPrChange>
        </w:rPr>
        <w:t xml:space="preserve">: 12 </w:t>
      </w:r>
      <w:proofErr w:type="spellStart"/>
      <w:r w:rsidRPr="008F2BA2">
        <w:rPr>
          <w:sz w:val="24"/>
          <w:szCs w:val="24"/>
          <w:lang w:val="en-US"/>
          <w:rPrChange w:id="595" w:author="Renato Dourado Maia" w:date="2018-05-19T20:04:00Z">
            <w:rPr>
              <w:sz w:val="24"/>
              <w:szCs w:val="24"/>
            </w:rPr>
          </w:rPrChange>
        </w:rPr>
        <w:t>fev</w:t>
      </w:r>
      <w:proofErr w:type="spellEnd"/>
      <w:r w:rsidRPr="008F2BA2">
        <w:rPr>
          <w:sz w:val="24"/>
          <w:szCs w:val="24"/>
          <w:lang w:val="en-US"/>
          <w:rPrChange w:id="596" w:author="Renato Dourado Maia" w:date="2018-05-19T20:04:00Z">
            <w:rPr>
              <w:sz w:val="24"/>
              <w:szCs w:val="24"/>
            </w:rPr>
          </w:rPrChange>
        </w:rPr>
        <w:t>. 2018.</w:t>
      </w:r>
    </w:p>
    <w:p w14:paraId="00576C02" w14:textId="77777777" w:rsidR="00E26083" w:rsidRPr="008F2BA2" w:rsidRDefault="00E26083">
      <w:pPr>
        <w:spacing w:line="360" w:lineRule="auto"/>
        <w:jc w:val="both"/>
        <w:rPr>
          <w:sz w:val="24"/>
          <w:szCs w:val="24"/>
          <w:lang w:val="en-US"/>
          <w:rPrChange w:id="597" w:author="Renato Dourado Maia" w:date="2018-05-19T20:04:00Z">
            <w:rPr>
              <w:sz w:val="24"/>
              <w:szCs w:val="24"/>
            </w:rPr>
          </w:rPrChange>
        </w:rPr>
      </w:pPr>
    </w:p>
    <w:p w14:paraId="34D74498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598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599" w:author="Renato Dourado Maia" w:date="2018-05-19T20:04:00Z">
            <w:rPr>
              <w:sz w:val="24"/>
              <w:szCs w:val="24"/>
            </w:rPr>
          </w:rPrChange>
        </w:rPr>
        <w:t xml:space="preserve">RASCHKA, Sebastian; MIRJALILI, </w:t>
      </w:r>
      <w:proofErr w:type="spellStart"/>
      <w:r w:rsidRPr="008F2BA2">
        <w:rPr>
          <w:sz w:val="24"/>
          <w:szCs w:val="24"/>
          <w:lang w:val="en-US"/>
          <w:rPrChange w:id="600" w:author="Renato Dourado Maia" w:date="2018-05-19T20:04:00Z">
            <w:rPr>
              <w:sz w:val="24"/>
              <w:szCs w:val="24"/>
            </w:rPr>
          </w:rPrChange>
        </w:rPr>
        <w:t>Vahid</w:t>
      </w:r>
      <w:proofErr w:type="spellEnd"/>
      <w:r w:rsidRPr="008F2BA2">
        <w:rPr>
          <w:sz w:val="24"/>
          <w:szCs w:val="24"/>
          <w:lang w:val="en-US"/>
          <w:rPrChange w:id="601" w:author="Renato Dourado Maia" w:date="2018-05-19T20:04:00Z">
            <w:rPr>
              <w:sz w:val="24"/>
              <w:szCs w:val="24"/>
            </w:rPr>
          </w:rPrChange>
        </w:rPr>
        <w:t xml:space="preserve">. </w:t>
      </w:r>
      <w:r w:rsidRPr="008F2BA2">
        <w:rPr>
          <w:i/>
          <w:sz w:val="24"/>
          <w:szCs w:val="24"/>
          <w:lang w:val="en-US"/>
          <w:rPrChange w:id="602" w:author="Renato Dourado Maia" w:date="2018-05-19T20:04:00Z">
            <w:rPr>
              <w:i/>
              <w:sz w:val="24"/>
              <w:szCs w:val="24"/>
            </w:rPr>
          </w:rPrChange>
        </w:rPr>
        <w:t>Python Machine Learning</w:t>
      </w:r>
      <w:r w:rsidRPr="008F2BA2">
        <w:rPr>
          <w:sz w:val="24"/>
          <w:szCs w:val="24"/>
          <w:lang w:val="en-US"/>
          <w:rPrChange w:id="603" w:author="Renato Dourado Maia" w:date="2018-05-19T20:04:00Z">
            <w:rPr>
              <w:sz w:val="24"/>
              <w:szCs w:val="24"/>
            </w:rPr>
          </w:rPrChange>
        </w:rPr>
        <w:t xml:space="preserve">. 2.ed. </w:t>
      </w:r>
      <w:proofErr w:type="spellStart"/>
      <w:r w:rsidRPr="008F2BA2">
        <w:rPr>
          <w:sz w:val="24"/>
          <w:szCs w:val="24"/>
          <w:lang w:val="en-US"/>
          <w:rPrChange w:id="604" w:author="Renato Dourado Maia" w:date="2018-05-19T20:04:00Z">
            <w:rPr>
              <w:sz w:val="24"/>
              <w:szCs w:val="24"/>
            </w:rPr>
          </w:rPrChange>
        </w:rPr>
        <w:t>Birminghan</w:t>
      </w:r>
      <w:proofErr w:type="spellEnd"/>
      <w:r w:rsidRPr="008F2BA2">
        <w:rPr>
          <w:sz w:val="24"/>
          <w:szCs w:val="24"/>
          <w:lang w:val="en-US"/>
          <w:rPrChange w:id="605" w:author="Renato Dourado Maia" w:date="2018-05-19T20:04:00Z">
            <w:rPr>
              <w:sz w:val="24"/>
              <w:szCs w:val="24"/>
            </w:rPr>
          </w:rPrChange>
        </w:rPr>
        <w:t xml:space="preserve">: </w:t>
      </w:r>
      <w:proofErr w:type="spellStart"/>
      <w:r w:rsidRPr="008F2BA2">
        <w:rPr>
          <w:sz w:val="24"/>
          <w:szCs w:val="24"/>
          <w:lang w:val="en-US"/>
          <w:rPrChange w:id="606" w:author="Renato Dourado Maia" w:date="2018-05-19T20:04:00Z">
            <w:rPr>
              <w:sz w:val="24"/>
              <w:szCs w:val="24"/>
            </w:rPr>
          </w:rPrChange>
        </w:rPr>
        <w:t>Packt</w:t>
      </w:r>
      <w:proofErr w:type="spellEnd"/>
      <w:r w:rsidRPr="008F2BA2">
        <w:rPr>
          <w:sz w:val="24"/>
          <w:szCs w:val="24"/>
          <w:lang w:val="en-US"/>
          <w:rPrChange w:id="607" w:author="Renato Dourado Maia" w:date="2018-05-19T20:04:00Z">
            <w:rPr>
              <w:sz w:val="24"/>
              <w:szCs w:val="24"/>
            </w:rPr>
          </w:rPrChange>
        </w:rPr>
        <w:t xml:space="preserve"> Publishing, 2017.</w:t>
      </w:r>
    </w:p>
    <w:p w14:paraId="416F5A14" w14:textId="77777777" w:rsidR="00E26083" w:rsidRPr="008F2BA2" w:rsidRDefault="00E26083">
      <w:pPr>
        <w:spacing w:line="360" w:lineRule="auto"/>
        <w:jc w:val="both"/>
        <w:rPr>
          <w:sz w:val="24"/>
          <w:szCs w:val="24"/>
          <w:lang w:val="en-US"/>
          <w:rPrChange w:id="608" w:author="Renato Dourado Maia" w:date="2018-05-19T20:04:00Z">
            <w:rPr>
              <w:sz w:val="24"/>
              <w:szCs w:val="24"/>
            </w:rPr>
          </w:rPrChange>
        </w:rPr>
      </w:pPr>
    </w:p>
    <w:p w14:paraId="67DF97D7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609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610" w:author="Renato Dourado Maia" w:date="2018-05-19T20:04:00Z">
            <w:rPr>
              <w:sz w:val="24"/>
              <w:szCs w:val="24"/>
            </w:rPr>
          </w:rPrChange>
        </w:rPr>
        <w:t xml:space="preserve">REAMAT. </w:t>
      </w:r>
      <w:r>
        <w:rPr>
          <w:i/>
          <w:sz w:val="24"/>
          <w:szCs w:val="24"/>
        </w:rPr>
        <w:t>Tipos de Erros.</w:t>
      </w:r>
      <w:r>
        <w:rPr>
          <w:sz w:val="24"/>
          <w:szCs w:val="24"/>
        </w:rPr>
        <w:t xml:space="preserve"> 2018. Disponível em: &lt;https://www.ufrgs.br/reamat/CalculoNumerico/livro-sci/rdneadm-tipos_de_erros.html&gt;. </w:t>
      </w:r>
      <w:proofErr w:type="spellStart"/>
      <w:r w:rsidRPr="008F2BA2">
        <w:rPr>
          <w:sz w:val="24"/>
          <w:szCs w:val="24"/>
          <w:lang w:val="en-US"/>
          <w:rPrChange w:id="611" w:author="Renato Dourado Maia" w:date="2018-05-19T20:04:00Z">
            <w:rPr>
              <w:sz w:val="24"/>
              <w:szCs w:val="24"/>
            </w:rPr>
          </w:rPrChange>
        </w:rPr>
        <w:t>Acesso</w:t>
      </w:r>
      <w:proofErr w:type="spellEnd"/>
      <w:r w:rsidRPr="008F2BA2">
        <w:rPr>
          <w:sz w:val="24"/>
          <w:szCs w:val="24"/>
          <w:lang w:val="en-US"/>
          <w:rPrChange w:id="612" w:author="Renato Dourado Maia" w:date="2018-05-19T20:04:00Z">
            <w:rPr>
              <w:sz w:val="24"/>
              <w:szCs w:val="24"/>
            </w:rPr>
          </w:rPrChange>
        </w:rPr>
        <w:t xml:space="preserve"> </w:t>
      </w:r>
      <w:proofErr w:type="spellStart"/>
      <w:r w:rsidRPr="008F2BA2">
        <w:rPr>
          <w:sz w:val="24"/>
          <w:szCs w:val="24"/>
          <w:lang w:val="en-US"/>
          <w:rPrChange w:id="613" w:author="Renato Dourado Maia" w:date="2018-05-19T20:04:00Z">
            <w:rPr>
              <w:sz w:val="24"/>
              <w:szCs w:val="24"/>
            </w:rPr>
          </w:rPrChange>
        </w:rPr>
        <w:t>em</w:t>
      </w:r>
      <w:proofErr w:type="spellEnd"/>
      <w:r w:rsidRPr="008F2BA2">
        <w:rPr>
          <w:sz w:val="24"/>
          <w:szCs w:val="24"/>
          <w:lang w:val="en-US"/>
          <w:rPrChange w:id="614" w:author="Renato Dourado Maia" w:date="2018-05-19T20:04:00Z">
            <w:rPr>
              <w:sz w:val="24"/>
              <w:szCs w:val="24"/>
            </w:rPr>
          </w:rPrChange>
        </w:rPr>
        <w:t xml:space="preserve">: 10 </w:t>
      </w:r>
      <w:proofErr w:type="spellStart"/>
      <w:r w:rsidRPr="008F2BA2">
        <w:rPr>
          <w:sz w:val="24"/>
          <w:szCs w:val="24"/>
          <w:lang w:val="en-US"/>
          <w:rPrChange w:id="615" w:author="Renato Dourado Maia" w:date="2018-05-19T20:04:00Z">
            <w:rPr>
              <w:sz w:val="24"/>
              <w:szCs w:val="24"/>
            </w:rPr>
          </w:rPrChange>
        </w:rPr>
        <w:t>mai</w:t>
      </w:r>
      <w:proofErr w:type="spellEnd"/>
      <w:r w:rsidRPr="008F2BA2">
        <w:rPr>
          <w:sz w:val="24"/>
          <w:szCs w:val="24"/>
          <w:lang w:val="en-US"/>
          <w:rPrChange w:id="616" w:author="Renato Dourado Maia" w:date="2018-05-19T20:04:00Z">
            <w:rPr>
              <w:sz w:val="24"/>
              <w:szCs w:val="24"/>
            </w:rPr>
          </w:rPrChange>
        </w:rPr>
        <w:t>. 2018.</w:t>
      </w:r>
    </w:p>
    <w:p w14:paraId="07D10680" w14:textId="77777777" w:rsidR="00E26083" w:rsidRPr="008F2BA2" w:rsidRDefault="00E26083">
      <w:pPr>
        <w:spacing w:line="360" w:lineRule="auto"/>
        <w:jc w:val="both"/>
        <w:rPr>
          <w:sz w:val="24"/>
          <w:szCs w:val="24"/>
          <w:lang w:val="en-US"/>
          <w:rPrChange w:id="617" w:author="Renato Dourado Maia" w:date="2018-05-19T20:04:00Z">
            <w:rPr>
              <w:sz w:val="24"/>
              <w:szCs w:val="24"/>
            </w:rPr>
          </w:rPrChange>
        </w:rPr>
      </w:pPr>
    </w:p>
    <w:p w14:paraId="78F3057C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618" w:author="Renato Dourado Maia" w:date="2018-05-19T20:04:00Z">
            <w:rPr>
              <w:sz w:val="24"/>
              <w:szCs w:val="24"/>
            </w:rPr>
          </w:rPrChange>
        </w:rPr>
      </w:pPr>
      <w:r w:rsidRPr="007D74CF">
        <w:rPr>
          <w:sz w:val="24"/>
          <w:szCs w:val="24"/>
        </w:rPr>
        <w:t xml:space="preserve">RICCI, Francesco; ROKACH, </w:t>
      </w:r>
      <w:proofErr w:type="spellStart"/>
      <w:r w:rsidRPr="007D74CF">
        <w:rPr>
          <w:sz w:val="24"/>
          <w:szCs w:val="24"/>
        </w:rPr>
        <w:t>Lior</w:t>
      </w:r>
      <w:proofErr w:type="spellEnd"/>
      <w:r w:rsidRPr="007D74CF">
        <w:rPr>
          <w:sz w:val="24"/>
          <w:szCs w:val="24"/>
        </w:rPr>
        <w:t xml:space="preserve">; SHAPIRA, </w:t>
      </w:r>
      <w:proofErr w:type="spellStart"/>
      <w:r w:rsidRPr="007D74CF">
        <w:rPr>
          <w:sz w:val="24"/>
          <w:szCs w:val="24"/>
        </w:rPr>
        <w:t>Bracha</w:t>
      </w:r>
      <w:proofErr w:type="spellEnd"/>
      <w:r w:rsidRPr="007D74CF">
        <w:rPr>
          <w:sz w:val="24"/>
          <w:szCs w:val="24"/>
        </w:rPr>
        <w:t xml:space="preserve">. </w:t>
      </w:r>
      <w:r w:rsidRPr="008F2BA2">
        <w:rPr>
          <w:i/>
          <w:sz w:val="24"/>
          <w:szCs w:val="24"/>
          <w:lang w:val="en-US"/>
          <w:rPrChange w:id="619" w:author="Renato Dourado Maia" w:date="2018-05-19T20:04:00Z">
            <w:rPr>
              <w:i/>
              <w:sz w:val="24"/>
              <w:szCs w:val="24"/>
            </w:rPr>
          </w:rPrChange>
        </w:rPr>
        <w:t xml:space="preserve">Recommender Systems Handbook. </w:t>
      </w:r>
      <w:r w:rsidRPr="008F2BA2">
        <w:rPr>
          <w:sz w:val="24"/>
          <w:szCs w:val="24"/>
          <w:lang w:val="en-US"/>
          <w:rPrChange w:id="620" w:author="Renato Dourado Maia" w:date="2018-05-19T20:04:00Z">
            <w:rPr>
              <w:sz w:val="24"/>
              <w:szCs w:val="24"/>
            </w:rPr>
          </w:rPrChange>
        </w:rPr>
        <w:t>2.ed. New York: Springer Science + Business Media, 2015.</w:t>
      </w:r>
    </w:p>
    <w:p w14:paraId="1E264D9A" w14:textId="77777777" w:rsidR="00E26083" w:rsidRPr="008F2BA2" w:rsidRDefault="00E26083">
      <w:pPr>
        <w:spacing w:line="360" w:lineRule="auto"/>
        <w:jc w:val="both"/>
        <w:rPr>
          <w:sz w:val="24"/>
          <w:szCs w:val="24"/>
          <w:lang w:val="en-US"/>
          <w:rPrChange w:id="621" w:author="Renato Dourado Maia" w:date="2018-05-19T20:04:00Z">
            <w:rPr>
              <w:sz w:val="24"/>
              <w:szCs w:val="24"/>
            </w:rPr>
          </w:rPrChange>
        </w:rPr>
      </w:pPr>
    </w:p>
    <w:p w14:paraId="3E7BC19F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 w:rsidRPr="008F2BA2">
        <w:rPr>
          <w:sz w:val="24"/>
          <w:szCs w:val="24"/>
          <w:lang w:val="en-US"/>
          <w:rPrChange w:id="622" w:author="Renato Dourado Maia" w:date="2018-05-19T20:04:00Z">
            <w:rPr>
              <w:sz w:val="24"/>
              <w:szCs w:val="24"/>
            </w:rPr>
          </w:rPrChange>
        </w:rPr>
        <w:t xml:space="preserve">RUSSELL, Stuart J.; NORVIG, Peter. </w:t>
      </w:r>
      <w:r>
        <w:rPr>
          <w:i/>
          <w:sz w:val="24"/>
          <w:szCs w:val="24"/>
        </w:rPr>
        <w:t>Inteligência Artificial</w:t>
      </w:r>
      <w:r>
        <w:rPr>
          <w:sz w:val="24"/>
          <w:szCs w:val="24"/>
        </w:rPr>
        <w:t>. 3.ed. Rio de Janeiro: Elsevier, 2013.</w:t>
      </w:r>
    </w:p>
    <w:p w14:paraId="2CBFBED7" w14:textId="77777777" w:rsidR="00E26083" w:rsidRDefault="00E26083">
      <w:pPr>
        <w:spacing w:line="360" w:lineRule="auto"/>
        <w:jc w:val="both"/>
        <w:rPr>
          <w:sz w:val="24"/>
          <w:szCs w:val="24"/>
        </w:rPr>
      </w:pPr>
    </w:p>
    <w:p w14:paraId="5308FBEC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623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624" w:author="Renato Dourado Maia" w:date="2018-05-19T20:04:00Z">
            <w:rPr>
              <w:sz w:val="24"/>
              <w:szCs w:val="24"/>
            </w:rPr>
          </w:rPrChange>
        </w:rPr>
        <w:lastRenderedPageBreak/>
        <w:t xml:space="preserve">SEGARAN, Toby. </w:t>
      </w:r>
      <w:r w:rsidRPr="008F2BA2">
        <w:rPr>
          <w:i/>
          <w:sz w:val="24"/>
          <w:szCs w:val="24"/>
          <w:lang w:val="en-US"/>
          <w:rPrChange w:id="625" w:author="Renato Dourado Maia" w:date="2018-05-19T20:04:00Z">
            <w:rPr>
              <w:i/>
              <w:sz w:val="24"/>
              <w:szCs w:val="24"/>
            </w:rPr>
          </w:rPrChange>
        </w:rPr>
        <w:t>Programming Collective Intelligence: Building Smart Web 2.0 Applications.</w:t>
      </w:r>
      <w:r w:rsidRPr="008F2BA2">
        <w:rPr>
          <w:sz w:val="24"/>
          <w:szCs w:val="24"/>
          <w:lang w:val="en-US"/>
          <w:rPrChange w:id="626" w:author="Renato Dourado Maia" w:date="2018-05-19T20:04:00Z">
            <w:rPr>
              <w:sz w:val="24"/>
              <w:szCs w:val="24"/>
            </w:rPr>
          </w:rPrChange>
        </w:rPr>
        <w:t xml:space="preserve"> 1.ed. Sebastopol: O’Reilly Media, 2007.</w:t>
      </w:r>
    </w:p>
    <w:p w14:paraId="1AB560F5" w14:textId="77777777" w:rsidR="00E26083" w:rsidRPr="008F2BA2" w:rsidRDefault="00E26083">
      <w:pPr>
        <w:spacing w:line="360" w:lineRule="auto"/>
        <w:jc w:val="both"/>
        <w:rPr>
          <w:sz w:val="24"/>
          <w:szCs w:val="24"/>
          <w:lang w:val="en-US"/>
          <w:rPrChange w:id="627" w:author="Renato Dourado Maia" w:date="2018-05-19T20:04:00Z">
            <w:rPr>
              <w:sz w:val="24"/>
              <w:szCs w:val="24"/>
            </w:rPr>
          </w:rPrChange>
        </w:rPr>
      </w:pPr>
    </w:p>
    <w:p w14:paraId="3B5550C6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 w:rsidRPr="008F2BA2">
        <w:rPr>
          <w:sz w:val="24"/>
          <w:szCs w:val="24"/>
          <w:lang w:val="en-US"/>
          <w:rPrChange w:id="628" w:author="Renato Dourado Maia" w:date="2018-05-19T20:04:00Z">
            <w:rPr>
              <w:sz w:val="24"/>
              <w:szCs w:val="24"/>
            </w:rPr>
          </w:rPrChange>
        </w:rPr>
        <w:t xml:space="preserve">SMITH, Gina. </w:t>
      </w:r>
      <w:r w:rsidRPr="008F2BA2">
        <w:rPr>
          <w:i/>
          <w:sz w:val="24"/>
          <w:szCs w:val="24"/>
          <w:lang w:val="en-US"/>
          <w:rPrChange w:id="629" w:author="Renato Dourado Maia" w:date="2018-05-19T20:04:00Z">
            <w:rPr>
              <w:i/>
              <w:sz w:val="24"/>
              <w:szCs w:val="24"/>
            </w:rPr>
          </w:rPrChange>
        </w:rPr>
        <w:t>The State of the Internet 2017: All Statistics Here.</w:t>
      </w:r>
      <w:r w:rsidRPr="008F2BA2">
        <w:rPr>
          <w:sz w:val="24"/>
          <w:szCs w:val="24"/>
          <w:lang w:val="en-US"/>
          <w:rPrChange w:id="630" w:author="Renato Dourado Maia" w:date="2018-05-19T20:04:00Z">
            <w:rPr>
              <w:sz w:val="24"/>
              <w:szCs w:val="24"/>
            </w:rPr>
          </w:rPrChange>
        </w:rPr>
        <w:t xml:space="preserve"> 2017. </w:t>
      </w:r>
      <w:r>
        <w:rPr>
          <w:sz w:val="24"/>
          <w:szCs w:val="24"/>
        </w:rPr>
        <w:t xml:space="preserve">Disponível em: &lt;http://anewdomain.net/2017-internet-statistics-the-state-of-the-internet-web-growth/&gt;.Acesso em: 22 mar. 2018.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</w:r>
    </w:p>
    <w:p w14:paraId="5308977E" w14:textId="77777777" w:rsidR="00E26083" w:rsidRDefault="00F46FC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</w:r>
    </w:p>
    <w:p w14:paraId="0BA89544" w14:textId="77777777" w:rsidR="00E26083" w:rsidRPr="008F2BA2" w:rsidRDefault="00F46FC8">
      <w:pPr>
        <w:spacing w:line="360" w:lineRule="auto"/>
        <w:jc w:val="both"/>
        <w:rPr>
          <w:sz w:val="24"/>
          <w:szCs w:val="24"/>
          <w:lang w:val="en-US"/>
          <w:rPrChange w:id="631" w:author="Renato Dourado Maia" w:date="2018-05-19T20:04:00Z">
            <w:rPr>
              <w:sz w:val="24"/>
              <w:szCs w:val="24"/>
            </w:rPr>
          </w:rPrChange>
        </w:rPr>
      </w:pPr>
      <w:r w:rsidRPr="008F2BA2">
        <w:rPr>
          <w:sz w:val="24"/>
          <w:szCs w:val="24"/>
          <w:lang w:val="en-US"/>
          <w:rPrChange w:id="632" w:author="Renato Dourado Maia" w:date="2018-05-19T20:04:00Z">
            <w:rPr>
              <w:sz w:val="24"/>
              <w:szCs w:val="24"/>
            </w:rPr>
          </w:rPrChange>
        </w:rPr>
        <w:t xml:space="preserve">SMOLA, Alex; VISHWANATHAN, S. V. N. </w:t>
      </w:r>
      <w:r w:rsidRPr="008F2BA2">
        <w:rPr>
          <w:i/>
          <w:sz w:val="24"/>
          <w:szCs w:val="24"/>
          <w:lang w:val="en-US"/>
          <w:rPrChange w:id="633" w:author="Renato Dourado Maia" w:date="2018-05-19T20:04:00Z">
            <w:rPr>
              <w:i/>
              <w:sz w:val="24"/>
              <w:szCs w:val="24"/>
            </w:rPr>
          </w:rPrChange>
        </w:rPr>
        <w:t>Introduction to Machine Learning</w:t>
      </w:r>
      <w:r w:rsidRPr="008F2BA2">
        <w:rPr>
          <w:sz w:val="24"/>
          <w:szCs w:val="24"/>
          <w:lang w:val="en-US"/>
          <w:rPrChange w:id="634" w:author="Renato Dourado Maia" w:date="2018-05-19T20:04:00Z">
            <w:rPr>
              <w:sz w:val="24"/>
              <w:szCs w:val="24"/>
            </w:rPr>
          </w:rPrChange>
        </w:rPr>
        <w:t>. 1.ed. United Kingdom: Cambridge University Press, 2008.</w:t>
      </w:r>
    </w:p>
    <w:p w14:paraId="5D731909" w14:textId="77777777" w:rsidR="00E26083" w:rsidRPr="008F2BA2" w:rsidRDefault="00E2608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  <w:rPrChange w:id="635" w:author="Renato Dourado Maia" w:date="2018-05-19T20:04:00Z">
            <w:rPr>
              <w:rFonts w:ascii="Times New Roman" w:eastAsia="Times New Roman" w:hAnsi="Times New Roman" w:cs="Times New Roman"/>
              <w:sz w:val="24"/>
              <w:szCs w:val="24"/>
            </w:rPr>
          </w:rPrChange>
        </w:rPr>
      </w:pPr>
    </w:p>
    <w:p w14:paraId="2394451D" w14:textId="77777777" w:rsidR="00E26083" w:rsidRDefault="00F46FC8">
      <w:pPr>
        <w:spacing w:line="360" w:lineRule="auto"/>
        <w:jc w:val="both"/>
      </w:pPr>
      <w:r w:rsidRPr="008F2BA2">
        <w:rPr>
          <w:sz w:val="24"/>
          <w:szCs w:val="24"/>
          <w:lang w:val="en-US"/>
          <w:rPrChange w:id="636" w:author="Renato Dourado Maia" w:date="2018-05-19T20:04:00Z">
            <w:rPr>
              <w:sz w:val="24"/>
              <w:szCs w:val="24"/>
            </w:rPr>
          </w:rPrChange>
        </w:rPr>
        <w:t xml:space="preserve">W3C. </w:t>
      </w:r>
      <w:r w:rsidRPr="008F2BA2">
        <w:rPr>
          <w:i/>
          <w:sz w:val="24"/>
          <w:szCs w:val="24"/>
          <w:lang w:val="en-US"/>
          <w:rPrChange w:id="637" w:author="Renato Dourado Maia" w:date="2018-05-19T20:04:00Z">
            <w:rPr>
              <w:i/>
              <w:sz w:val="24"/>
              <w:szCs w:val="24"/>
            </w:rPr>
          </w:rPrChange>
        </w:rPr>
        <w:t>Document Object Model (DOM).</w:t>
      </w:r>
      <w:r w:rsidRPr="008F2BA2">
        <w:rPr>
          <w:sz w:val="24"/>
          <w:szCs w:val="24"/>
          <w:lang w:val="en-US"/>
          <w:rPrChange w:id="638" w:author="Renato Dourado Maia" w:date="2018-05-19T20:04:00Z">
            <w:rPr>
              <w:sz w:val="24"/>
              <w:szCs w:val="24"/>
            </w:rPr>
          </w:rPrChange>
        </w:rPr>
        <w:t xml:space="preserve"> 2005. </w:t>
      </w:r>
      <w:r>
        <w:rPr>
          <w:sz w:val="24"/>
          <w:szCs w:val="24"/>
        </w:rPr>
        <w:t>Disponível em: &lt;https://www.w3.org/DOM/&gt;. Acesso em: 16 fev. 2018.</w:t>
      </w:r>
    </w:p>
    <w:sectPr w:rsidR="00E26083">
      <w:headerReference w:type="default" r:id="rId82"/>
      <w:footerReference w:type="default" r:id="rId83"/>
      <w:headerReference w:type="first" r:id="rId84"/>
      <w:pgSz w:w="11906" w:h="16838"/>
      <w:pgMar w:top="1700" w:right="1133" w:bottom="1133" w:left="1700" w:header="0" w:footer="720" w:gutter="0"/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Renato Dourado Maia" w:date="2018-05-20T19:34:00Z" w:initials="RDM">
    <w:p w14:paraId="6AE76F4A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Como combinamos, não vou me preocupar com esse tipo de coisa (você enviará para uma pessoa revisar)</w:t>
      </w:r>
    </w:p>
  </w:comment>
  <w:comment w:id="8" w:author="Renato Dourado Maia" w:date="2018-05-20T19:34:00Z" w:initials="RDM">
    <w:p w14:paraId="4BA55927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Você precisa delimitar mais o cenário (Montes Claros). Essa última  frase é dispensável. Pense na seguinte receita para o resumo: falar brevemente o que fez, porque fez, como fez e resultados.</w:t>
      </w:r>
    </w:p>
    <w:p w14:paraId="2159FCF8" w14:textId="77777777" w:rsidR="000B0865" w:rsidRDefault="000B0865">
      <w:pPr>
        <w:pStyle w:val="Textodecomentrio"/>
      </w:pPr>
    </w:p>
    <w:p w14:paraId="144A7ABB" w14:textId="77777777" w:rsidR="000B0865" w:rsidRDefault="000B0865">
      <w:pPr>
        <w:pStyle w:val="Textodecomentrio"/>
      </w:pPr>
      <w:r>
        <w:t>Responda para si mesmo: este resumo permite que alguém tenha uma visão abrangente do trabalho?</w:t>
      </w:r>
    </w:p>
  </w:comment>
  <w:comment w:id="36" w:author="Renato Dourado Maia" w:date="2018-05-20T19:34:00Z" w:initials="RDM">
    <w:p w14:paraId="08531A19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 xml:space="preserve">Não gosto de utilizar através quando o sentido é </w:t>
      </w:r>
      <w:proofErr w:type="spellStart"/>
      <w:r>
        <w:t>pormeio</w:t>
      </w:r>
      <w:proofErr w:type="spellEnd"/>
      <w:r>
        <w:t xml:space="preserve"> de/por intermédio de.</w:t>
      </w:r>
    </w:p>
  </w:comment>
  <w:comment w:id="37" w:author="Renato Dourado Maia" w:date="2018-05-20T19:34:00Z" w:initials="RDM">
    <w:p w14:paraId="771CF377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Foi criada?</w:t>
      </w:r>
    </w:p>
  </w:comment>
  <w:comment w:id="40" w:author="Renato Dourado Maia" w:date="2018-05-20T19:34:00Z" w:initials="RDM">
    <w:p w14:paraId="2CB519E3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 xml:space="preserve">Creio que teria que ser o formato de tudo </w:t>
      </w:r>
      <w:proofErr w:type="gramStart"/>
      <w:r>
        <w:t>entre  (</w:t>
      </w:r>
      <w:proofErr w:type="gramEnd"/>
      <w:r>
        <w:t>).</w:t>
      </w:r>
    </w:p>
  </w:comment>
  <w:comment w:id="41" w:author="Seven" w:date="2018-05-20T20:22:00Z" w:initials="S">
    <w:p w14:paraId="3AAEE478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proofErr w:type="gramStart"/>
      <w:r>
        <w:rPr>
          <w:rStyle w:val="Refdecomentrio"/>
        </w:rPr>
        <w:t>ok</w:t>
      </w:r>
      <w:proofErr w:type="gramEnd"/>
    </w:p>
  </w:comment>
  <w:comment w:id="42" w:author="Seven" w:date="2018-05-20T20:22:00Z" w:initials="S">
    <w:p w14:paraId="627FA29D" w14:textId="77777777" w:rsidR="000B0865" w:rsidRDefault="000B0865">
      <w:pPr>
        <w:pStyle w:val="Textodecomentrio"/>
      </w:pPr>
      <w:r>
        <w:rPr>
          <w:rStyle w:val="Refdecomentrio"/>
        </w:rPr>
        <w:annotationRef/>
      </w:r>
    </w:p>
  </w:comment>
  <w:comment w:id="43" w:author="Renato Dourado Maia" w:date="2018-05-20T19:34:00Z" w:initials="RDM">
    <w:p w14:paraId="558E44C4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 xml:space="preserve">O cenário é Montes Claros, imóveis residenciais. </w:t>
      </w:r>
    </w:p>
  </w:comment>
  <w:comment w:id="47" w:author="Renato Dourado Maia" w:date="2018-05-20T19:34:00Z" w:initials="RDM">
    <w:p w14:paraId="4DF0E3FA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Acho que está redundante.</w:t>
      </w:r>
    </w:p>
  </w:comment>
  <w:comment w:id="72" w:author="Renato Dourado Maia" w:date="2018-05-20T19:34:00Z" w:initials="RDM">
    <w:p w14:paraId="2D66C051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Não se separa sujeito de predicado com  vírgula.</w:t>
      </w:r>
    </w:p>
  </w:comment>
  <w:comment w:id="74" w:author="Renato Dourado Maia" w:date="2018-05-20T19:34:00Z" w:initials="RDM">
    <w:p w14:paraId="59ECBCBD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Cuidado com esse/este/aquele...</w:t>
      </w:r>
    </w:p>
  </w:comment>
  <w:comment w:id="78" w:author="Renato Dourado Maia" w:date="2018-05-20T19:34:00Z" w:initials="RDM">
    <w:p w14:paraId="6A118C47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Figura borrada... Nesse caso, o ideal é você refazer.</w:t>
      </w:r>
    </w:p>
  </w:comment>
  <w:comment w:id="80" w:author="Renato Dourado Maia" w:date="2018-05-20T19:34:00Z" w:initials="RDM">
    <w:p w14:paraId="3E3F7608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Tem que falar a data de acesso?</w:t>
      </w:r>
    </w:p>
  </w:comment>
  <w:comment w:id="81" w:author="Renato Dourado Maia" w:date="2018-05-20T19:34:00Z" w:initials="RDM">
    <w:p w14:paraId="239FDC83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Vai imprimir colorido para a banca?</w:t>
      </w:r>
    </w:p>
  </w:comment>
  <w:comment w:id="84" w:author="Renato Dourado Maia" w:date="2018-05-20T19:34:00Z" w:initials="RDM">
    <w:p w14:paraId="46DB4BA1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De que/quem?</w:t>
      </w:r>
    </w:p>
  </w:comment>
  <w:comment w:id="98" w:author="Renato Dourado Maia" w:date="2018-05-20T19:34:00Z" w:initials="RDM">
    <w:p w14:paraId="65F1489C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Sempre?</w:t>
      </w:r>
    </w:p>
  </w:comment>
  <w:comment w:id="105" w:author="Renato Dourado Maia" w:date="2018-05-20T19:34:00Z" w:initials="RDM">
    <w:p w14:paraId="747B82CD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Subsistema ou subárea?</w:t>
      </w:r>
    </w:p>
  </w:comment>
  <w:comment w:id="111" w:author="Renato Dourado Maia" w:date="2018-05-20T19:34:00Z" w:initials="RDM">
    <w:p w14:paraId="4155F586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Não “casa” com a seção 1.5...</w:t>
      </w:r>
    </w:p>
  </w:comment>
  <w:comment w:id="113" w:author="Renato Dourado Maia" w:date="2018-05-20T19:34:00Z" w:initials="RDM">
    <w:p w14:paraId="19B8E3AF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Explique o significado</w:t>
      </w:r>
    </w:p>
  </w:comment>
  <w:comment w:id="120" w:author="Renato Dourado Maia" w:date="2018-05-20T19:34:00Z" w:initials="RDM">
    <w:p w14:paraId="6503676B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É possível treinar um classificador sem dados rotulados?</w:t>
      </w:r>
    </w:p>
  </w:comment>
  <w:comment w:id="121" w:author="Renato Dourado Maia" w:date="2018-05-20T19:34:00Z" w:initials="RDM">
    <w:p w14:paraId="4EA37293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Para o dado ou associado ao dado? O valor é do dado?</w:t>
      </w:r>
    </w:p>
  </w:comment>
  <w:comment w:id="122" w:author="Renato Dourado Maia" w:date="2018-05-20T19:34:00Z" w:initials="RDM">
    <w:p w14:paraId="6F6F5128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Não explicou. Cheguei até a pensar que seria reforço, mas, pela explicação, notei que não é.</w:t>
      </w:r>
    </w:p>
  </w:comment>
  <w:comment w:id="128" w:author="Renato Dourado Maia" w:date="2018-05-20T19:34:00Z" w:initials="RDM">
    <w:p w14:paraId="1C8970FB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Não asa com a seção 1.3.1.</w:t>
      </w:r>
    </w:p>
  </w:comment>
  <w:comment w:id="133" w:author="Renato Dourado Maia" w:date="2018-05-20T19:34:00Z" w:initials="RDM">
    <w:p w14:paraId="5FC013FD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 xml:space="preserve">Onde = lugar... </w:t>
      </w:r>
    </w:p>
  </w:comment>
  <w:comment w:id="136" w:author="Renato Dourado Maia" w:date="2018-05-20T19:34:00Z" w:initials="RDM">
    <w:p w14:paraId="66CBC3B3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Hipóteses ou funções? Em b chamou de função e, depois, passou a chamar de hipótese.</w:t>
      </w:r>
    </w:p>
  </w:comment>
  <w:comment w:id="137" w:author="Renato Dourado Maia" w:date="2018-05-20T19:34:00Z" w:initials="RDM">
    <w:p w14:paraId="321F8E5C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39" w:author="Renato Dourado Maia" w:date="2018-05-20T19:34:00Z" w:initials="RDM">
    <w:p w14:paraId="7FA51B36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Valores finitos não são números? Este trecho precisa ser reescrito. Você quis se referir a discreto x contínuo?</w:t>
      </w:r>
    </w:p>
  </w:comment>
  <w:comment w:id="146" w:author="Renato Dourado Maia" w:date="2018-05-20T19:34:00Z" w:initials="RDM">
    <w:p w14:paraId="7C11E4DE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Acho que a forma está errada...</w:t>
      </w:r>
    </w:p>
  </w:comment>
  <w:comment w:id="147" w:author="Renato Dourado Maia" w:date="2018-05-20T19:34:00Z" w:initials="RDM">
    <w:p w14:paraId="55861B66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Retorno evidente? Eu colocaria: um valor correspondente de saída.</w:t>
      </w:r>
    </w:p>
  </w:comment>
  <w:comment w:id="149" w:author="Renato Dourado Maia" w:date="2018-05-20T19:34:00Z" w:initials="RDM">
    <w:p w14:paraId="14D5F08C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Reconhecimento de grupos? Que problema é este?</w:t>
      </w:r>
    </w:p>
  </w:comment>
  <w:comment w:id="159" w:author="Renato Dourado Maia" w:date="2018-05-20T19:34:00Z" w:initials="RDM">
    <w:p w14:paraId="6E79F230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Bom desempenho</w:t>
      </w:r>
    </w:p>
  </w:comment>
  <w:comment w:id="170" w:author="Renato Dourado Maia" w:date="2018-05-20T19:34:00Z" w:initials="RDM">
    <w:p w14:paraId="574D18A4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 xml:space="preserve">Tem que ser em </w:t>
      </w:r>
      <w:proofErr w:type="spellStart"/>
      <w:r>
        <w:t>portugês</w:t>
      </w:r>
      <w:proofErr w:type="spellEnd"/>
      <w:r>
        <w:t>.</w:t>
      </w:r>
    </w:p>
  </w:comment>
  <w:comment w:id="174" w:author="Renato Dourado Maia" w:date="2018-05-20T19:34:00Z" w:initials="RDM">
    <w:p w14:paraId="43B7397F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75" w:author="Renato Dourado Maia" w:date="2018-05-20T19:34:00Z" w:initials="RDM">
    <w:p w14:paraId="6725A8E2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Lugar?</w:t>
      </w:r>
    </w:p>
  </w:comment>
  <w:comment w:id="176" w:author="Renato Dourado Maia" w:date="2018-05-20T19:34:00Z" w:initials="RDM">
    <w:p w14:paraId="2ACCC796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Na figura 5 você utilizou outra notação. Padronize.</w:t>
      </w:r>
    </w:p>
    <w:p w14:paraId="0D118509" w14:textId="77777777" w:rsidR="000B0865" w:rsidRDefault="000B0865">
      <w:pPr>
        <w:pStyle w:val="Textodecomentrio"/>
      </w:pPr>
      <w:r>
        <w:t>Cabe dizer aqui que são os parâmetros a serem estimados.</w:t>
      </w:r>
    </w:p>
  </w:comment>
  <w:comment w:id="177" w:author="Renato Dourado Maia" w:date="2018-05-20T19:34:00Z" w:initials="RDM">
    <w:p w14:paraId="74295EF1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Variação média ou da média?</w:t>
      </w:r>
    </w:p>
  </w:comment>
  <w:comment w:id="183" w:author="Renato Dourado Maia" w:date="2018-05-20T19:34:00Z" w:initials="RDM">
    <w:p w14:paraId="722C37FD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proofErr w:type="spellStart"/>
      <w:r>
        <w:t>Ihhhhhhh</w:t>
      </w:r>
      <w:proofErr w:type="spellEnd"/>
      <w:r>
        <w:t>...</w:t>
      </w:r>
    </w:p>
  </w:comment>
  <w:comment w:id="185" w:author="Renato Dourado Maia" w:date="2018-05-20T19:34:00Z" w:initials="RDM">
    <w:p w14:paraId="256CC93E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Tem que ser em português.</w:t>
      </w:r>
    </w:p>
  </w:comment>
  <w:comment w:id="186" w:author="Renato Dourado Maia" w:date="2018-05-20T19:34:00Z" w:initials="RDM">
    <w:p w14:paraId="59710B64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Numere as equações e utilize os números para referenciamento.</w:t>
      </w:r>
    </w:p>
  </w:comment>
  <w:comment w:id="189" w:author="Renato Dourado Maia" w:date="2018-05-20T19:34:00Z" w:initials="RDM">
    <w:p w14:paraId="60CEDA30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proofErr w:type="spellStart"/>
      <w:r>
        <w:t>PortuguÊs</w:t>
      </w:r>
      <w:proofErr w:type="spellEnd"/>
    </w:p>
  </w:comment>
  <w:comment w:id="190" w:author="Renato Dourado Maia" w:date="2018-05-20T19:34:00Z" w:initials="RDM">
    <w:p w14:paraId="7A953BA0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Explique as regras que a árvore representa.</w:t>
      </w:r>
    </w:p>
  </w:comment>
  <w:comment w:id="191" w:author="Renato Dourado Maia" w:date="2018-05-20T19:34:00Z" w:initials="RDM">
    <w:p w14:paraId="4A1D614F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???????????????????????????????</w:t>
      </w:r>
    </w:p>
  </w:comment>
  <w:comment w:id="192" w:author="Renato Dourado Maia" w:date="2018-05-20T19:34:00Z" w:initials="RDM">
    <w:p w14:paraId="642AFB06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 xml:space="preserve">Muito vago...  </w:t>
      </w:r>
      <w:proofErr w:type="gramStart"/>
      <w:r>
        <w:t>quem</w:t>
      </w:r>
      <w:proofErr w:type="gramEnd"/>
      <w:r>
        <w:t xml:space="preserve"> não conhece árvores de decisão vai viajar... Média de que? É bom ser conciso, mas você tem que avaliar se o texto que escreveu vai ajudar o leitor ou não. Tente se imaginar como alguém que não conhece o assunto e pense: você se sentiria “confortável”?</w:t>
      </w:r>
    </w:p>
  </w:comment>
  <w:comment w:id="193" w:author="Renato Dourado Maia" w:date="2018-05-20T19:34:00Z" w:initials="RDM">
    <w:p w14:paraId="5FED0186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Essa figura pode entrar na explicação: por exemplo, classe majoritária em cada região para classificação, média para regressão.</w:t>
      </w:r>
    </w:p>
  </w:comment>
  <w:comment w:id="195" w:author="Renato Dourado Maia" w:date="2018-05-20T19:34:00Z" w:initials="RDM">
    <w:p w14:paraId="2260648C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Numerar e referenciar pelo número.</w:t>
      </w:r>
    </w:p>
  </w:comment>
  <w:comment w:id="196" w:author="Renato Dourado Maia" w:date="2018-05-20T19:34:00Z" w:initials="RDM">
    <w:p w14:paraId="66FE13CB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Tamanho de conjunto = cardinalidade</w:t>
      </w:r>
    </w:p>
  </w:comment>
  <w:comment w:id="199" w:author="Renato Dourado Maia" w:date="2018-05-20T19:34:00Z" w:initials="RDM">
    <w:p w14:paraId="3C4A30C8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Na figura, chamou de espaço</w:t>
      </w:r>
    </w:p>
  </w:comment>
  <w:comment w:id="217" w:author="Renato Dourado Maia" w:date="2018-05-20T19:34:00Z" w:initials="RDM">
    <w:p w14:paraId="053E40ED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Prefiro dissimilaridade</w:t>
      </w:r>
    </w:p>
  </w:comment>
  <w:comment w:id="222" w:author="Renato Dourado Maia" w:date="2018-05-20T19:34:00Z" w:initials="RDM">
    <w:p w14:paraId="404D7686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Para todas as equações, a notação precisa ser esclarecida: n? (</w:t>
      </w:r>
      <w:proofErr w:type="spellStart"/>
      <w:proofErr w:type="gramStart"/>
      <w:r>
        <w:t>x,y</w:t>
      </w:r>
      <w:proofErr w:type="spellEnd"/>
      <w:proofErr w:type="gramEnd"/>
      <w:r>
        <w:t>) é um par ordenado? O valor é um escalar: como ele pode ser igual a (</w:t>
      </w:r>
      <w:proofErr w:type="spellStart"/>
      <w:proofErr w:type="gramStart"/>
      <w:r>
        <w:t>x,y</w:t>
      </w:r>
      <w:proofErr w:type="spellEnd"/>
      <w:proofErr w:type="gramEnd"/>
      <w:r>
        <w:t>)?</w:t>
      </w:r>
    </w:p>
  </w:comment>
  <w:comment w:id="223" w:author="Renato Dourado Maia" w:date="2018-05-20T19:34:00Z" w:initials="RDM">
    <w:p w14:paraId="76C8D5E2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Apresentou como distância entre pontos e aqui falou de vetores...</w:t>
      </w:r>
    </w:p>
  </w:comment>
  <w:comment w:id="224" w:author="Renato Dourado Maia" w:date="2018-05-20T19:34:00Z" w:initials="RDM">
    <w:p w14:paraId="11C22BD3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Tem que ser em Português.</w:t>
      </w:r>
    </w:p>
  </w:comment>
  <w:comment w:id="233" w:author="Renato Dourado Maia" w:date="2018-05-20T19:34:00Z" w:initials="RDM">
    <w:p w14:paraId="611806B5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Plural, já que é et al.</w:t>
      </w:r>
    </w:p>
  </w:comment>
  <w:comment w:id="235" w:author="Renato Dourado Maia" w:date="2018-05-20T19:34:00Z" w:initials="RDM">
    <w:p w14:paraId="71C62B69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 xml:space="preserve">Calculam-se </w:t>
      </w:r>
      <w:proofErr w:type="gramStart"/>
      <w:r>
        <w:t>as distância</w:t>
      </w:r>
      <w:proofErr w:type="gramEnd"/>
      <w:r>
        <w:t xml:space="preserve"> do objeto de teste a todos os outros. Ora chama de ponto, ora de objeto. Padronize. O mesmo para distância/dissimilaridade (similaridade). Lembre que o “sinônimo” de distância é dissimilaridade e não similaridade.</w:t>
      </w:r>
    </w:p>
  </w:comment>
  <w:comment w:id="241" w:author="Renato Dourado Maia" w:date="2018-05-20T19:34:00Z" w:initials="RDM">
    <w:p w14:paraId="5A7C5D4B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proofErr w:type="spellStart"/>
      <w:r>
        <w:t>PORTUGUêS</w:t>
      </w:r>
      <w:proofErr w:type="spellEnd"/>
      <w:r>
        <w:t>!</w:t>
      </w:r>
    </w:p>
  </w:comment>
  <w:comment w:id="244" w:author="Renato Dourado Maia" w:date="2018-05-20T19:34:00Z" w:initials="RDM">
    <w:p w14:paraId="7013F3B7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Só “corri os olhos”... Eu acho isso muito “estranho”...</w:t>
      </w:r>
    </w:p>
  </w:comment>
  <w:comment w:id="249" w:author="Renato Dourado Maia" w:date="2018-05-20T19:34:00Z" w:initials="RDM">
    <w:p w14:paraId="48799BC8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????????? Características?</w:t>
      </w:r>
    </w:p>
  </w:comment>
  <w:comment w:id="248" w:author="Renato Dourado Maia" w:date="2018-05-20T19:34:00Z" w:initials="RDM">
    <w:p w14:paraId="7C5A1B7F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 xml:space="preserve">Exigência </w:t>
      </w:r>
      <w:proofErr w:type="gramStart"/>
      <w:r>
        <w:t>da</w:t>
      </w:r>
      <w:proofErr w:type="gramEnd"/>
      <w:r>
        <w:t xml:space="preserve"> disciplina falar essas coisas?</w:t>
      </w:r>
    </w:p>
  </w:comment>
  <w:comment w:id="250" w:author="Renato Dourado Maia" w:date="2018-05-20T19:34:00Z" w:initials="RDM">
    <w:p w14:paraId="27DDE128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Sem essa de abaixo/acima!</w:t>
      </w:r>
    </w:p>
  </w:comment>
  <w:comment w:id="259" w:author="Renato Dourado Maia" w:date="2018-05-20T19:34:00Z" w:initials="RDM">
    <w:p w14:paraId="0613857D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Só para chamar a atenção de novo... DESSA...</w:t>
      </w:r>
    </w:p>
  </w:comment>
  <w:comment w:id="261" w:author="Renato Dourado Maia" w:date="2018-05-20T19:34:00Z" w:initials="RDM">
    <w:p w14:paraId="35F4CA9A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Não foi para ensino, inicialmente?</w:t>
      </w:r>
    </w:p>
  </w:comment>
  <w:comment w:id="268" w:author="Renato Dourado Maia" w:date="2018-05-20T19:34:00Z" w:initials="RDM">
    <w:p w14:paraId="0B0D46A6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Mas não é uma linguagem interpretada?</w:t>
      </w:r>
    </w:p>
  </w:comment>
  <w:comment w:id="270" w:author="Renato Dourado Maia" w:date="2018-05-20T19:34:00Z" w:initials="RDM">
    <w:p w14:paraId="175BF379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Explique melhor essa coisa de compilação/interpretação.</w:t>
      </w:r>
    </w:p>
  </w:comment>
  <w:comment w:id="271" w:author="Renato Dourado Maia" w:date="2018-05-20T19:34:00Z" w:initials="RDM">
    <w:p w14:paraId="3D982008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 xml:space="preserve">Não utilizou para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>?</w:t>
      </w:r>
    </w:p>
  </w:comment>
  <w:comment w:id="272" w:author="Renato Dourado Maia" w:date="2018-05-20T19:34:00Z" w:initials="RDM">
    <w:p w14:paraId="101199CB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 xml:space="preserve">Primeira vez que utilizou itálico... </w:t>
      </w:r>
      <w:proofErr w:type="spellStart"/>
      <w:r>
        <w:t>Why</w:t>
      </w:r>
      <w:proofErr w:type="spellEnd"/>
      <w:r>
        <w:t>?</w:t>
      </w:r>
    </w:p>
  </w:comment>
  <w:comment w:id="281" w:author="Renato Dourado Maia" w:date="2018-05-20T19:34:00Z" w:initials="RDM">
    <w:p w14:paraId="0E45ADC8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Não sei se fará mais à frente: o questionário precisa ser detalhado!</w:t>
      </w:r>
    </w:p>
  </w:comment>
  <w:comment w:id="283" w:author="Renato Dourado Maia" w:date="2018-05-20T19:34:00Z" w:initials="RDM">
    <w:p w14:paraId="22288B81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Apenas agora você delimitou o cenário. Isso tem que ser feito desde o resumo.</w:t>
      </w:r>
    </w:p>
  </w:comment>
  <w:comment w:id="284" w:author="Renato Dourado Maia" w:date="2018-05-20T19:34:00Z" w:initials="RDM">
    <w:p w14:paraId="087C9009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Sem essa de acima/abaixo! Referencie sempre pelo número.</w:t>
      </w:r>
    </w:p>
  </w:comment>
  <w:comment w:id="285" w:author="Renato Dourado Maia" w:date="2018-05-20T19:34:00Z" w:initials="RDM">
    <w:p w14:paraId="2DAE5747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As informações ou os dados?</w:t>
      </w:r>
    </w:p>
  </w:comment>
  <w:comment w:id="286" w:author="Renato Dourado Maia" w:date="2018-05-20T19:34:00Z" w:initials="RDM">
    <w:p w14:paraId="14570681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proofErr w:type="spellStart"/>
      <w:r>
        <w:t>LaTex</w:t>
      </w:r>
      <w:proofErr w:type="spellEnd"/>
      <w:r>
        <w:t xml:space="preserve"> + </w:t>
      </w:r>
      <w:proofErr w:type="spellStart"/>
      <w:r>
        <w:t>listings</w:t>
      </w:r>
      <w:proofErr w:type="spellEnd"/>
      <w:r>
        <w:t xml:space="preserve"> seria lindo!</w:t>
      </w:r>
    </w:p>
  </w:comment>
  <w:comment w:id="287" w:author="Renato Dourado Maia" w:date="2018-05-20T19:34:00Z" w:initials="RDM">
    <w:p w14:paraId="69A12FD1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proofErr w:type="spellStart"/>
      <w:r>
        <w:t>Ihhhhhhh</w:t>
      </w:r>
      <w:proofErr w:type="spellEnd"/>
      <w:r>
        <w:t>...</w:t>
      </w:r>
    </w:p>
  </w:comment>
  <w:comment w:id="292" w:author="Renato Dourado Maia" w:date="2018-05-20T19:34:00Z" w:initials="RDM">
    <w:p w14:paraId="67B46487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Os marcadores?</w:t>
      </w:r>
    </w:p>
  </w:comment>
  <w:comment w:id="308" w:author="Renato Dourado Maia" w:date="2018-05-20T19:34:00Z" w:initials="RDM">
    <w:p w14:paraId="0E8175B3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Um critério seu ou baseado em alguma coisa/ É interessante comentar.</w:t>
      </w:r>
    </w:p>
  </w:comment>
  <w:comment w:id="318" w:author="Renato Dourado Maia" w:date="2018-05-20T19:34:00Z" w:initials="RDM">
    <w:p w14:paraId="178D01A9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Explique... Dá para notar é delegar ao leitor...</w:t>
      </w:r>
    </w:p>
  </w:comment>
  <w:comment w:id="320" w:author="Renato Dourado Maia" w:date="2018-05-20T19:34:00Z" w:initials="RDM">
    <w:p w14:paraId="17857BA0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Ainda estou encucado com essas normas...</w:t>
      </w:r>
    </w:p>
  </w:comment>
  <w:comment w:id="321" w:author="Renato Dourado Maia" w:date="2018-05-20T19:34:00Z" w:initials="RDM">
    <w:p w14:paraId="76E46AAF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?????????????????????????????????????????????????? Que p é esse? Que notação é essa? Tem como o leitor entender?</w:t>
      </w:r>
    </w:p>
  </w:comment>
  <w:comment w:id="322" w:author="Renato Dourado Maia" w:date="2018-05-20T19:34:00Z" w:initials="RDM">
    <w:p w14:paraId="33DDB94E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Critério seu?</w:t>
      </w:r>
    </w:p>
  </w:comment>
  <w:comment w:id="326" w:author="Renato Dourado Maia" w:date="2018-05-20T19:34:00Z" w:initials="RDM">
    <w:p w14:paraId="5C1AB762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Apresentar o nome...</w:t>
      </w:r>
    </w:p>
  </w:comment>
  <w:comment w:id="329" w:author="Renato Dourado Maia" w:date="2018-05-20T19:34:00Z" w:initials="RDM">
    <w:p w14:paraId="07FA0079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Da acurácia? Como se mede isso? Ou da correlação? Coloque-se no lugar do leitor.</w:t>
      </w:r>
    </w:p>
  </w:comment>
  <w:comment w:id="333" w:author="Renato Dourado Maia" w:date="2018-05-20T19:34:00Z" w:initials="RDM">
    <w:p w14:paraId="1CF0DB94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Da validação? Ou de algo calculado nesse processo?</w:t>
      </w:r>
    </w:p>
  </w:comment>
  <w:comment w:id="335" w:author="Renato Dourado Maia" w:date="2018-05-20T19:34:00Z" w:initials="RDM">
    <w:p w14:paraId="5F248A64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 xml:space="preserve">E o </w:t>
      </w:r>
      <w:proofErr w:type="spellStart"/>
      <w:r>
        <w:t>abs</w:t>
      </w:r>
      <w:proofErr w:type="spellEnd"/>
      <w:r>
        <w:t>?</w:t>
      </w:r>
    </w:p>
  </w:comment>
  <w:comment w:id="343" w:author="Renato Dourado Maia" w:date="2018-05-20T19:34:00Z" w:initials="RDM">
    <w:p w14:paraId="17DDFF10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proofErr w:type="spellStart"/>
      <w:r>
        <w:t>Ôpa</w:t>
      </w:r>
      <w:proofErr w:type="spellEnd"/>
      <w:r>
        <w:t>... Jargão...</w:t>
      </w:r>
    </w:p>
  </w:comment>
  <w:comment w:id="350" w:author="Renato Dourado Maia" w:date="2018-05-20T19:34:00Z" w:initials="RDM">
    <w:p w14:paraId="3A8ECF65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Em todo o texto, utilizar separador de milhar...</w:t>
      </w:r>
    </w:p>
  </w:comment>
  <w:comment w:id="352" w:author="Renato Dourado Maia" w:date="2018-05-20T19:34:00Z" w:initials="RDM">
    <w:p w14:paraId="13B73394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Anulando? Escolha outra palavra... Uma menos “alarmante”...</w:t>
      </w:r>
    </w:p>
  </w:comment>
  <w:comment w:id="353" w:author="Renato Dourado Maia" w:date="2018-05-20T19:34:00Z" w:initials="RDM">
    <w:p w14:paraId="76427F17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A menos indicada? Teria que comparar com todas as outras... Reescreva de forma menos “escandalosa”</w:t>
      </w:r>
    </w:p>
  </w:comment>
  <w:comment w:id="354" w:author="Renato Dourado Maia" w:date="2018-05-20T19:34:00Z" w:initials="RDM">
    <w:p w14:paraId="70129CC0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E os rótulos dos eixos? 100 árvores ou variando até 100?</w:t>
      </w:r>
    </w:p>
  </w:comment>
  <w:comment w:id="363" w:author="Renato Dourado Maia" w:date="2018-05-20T19:34:00Z" w:initials="RDM">
    <w:p w14:paraId="15145449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Isso demanda uma discussão mais elaborada.</w:t>
      </w:r>
    </w:p>
  </w:comment>
  <w:comment w:id="364" w:author="Renato Dourado Maia" w:date="2018-05-20T19:34:00Z" w:initials="RDM">
    <w:p w14:paraId="47F2229A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 xml:space="preserve">Ainda bem que não utilizou “onde”” </w:t>
      </w:r>
      <w:r>
        <w:sym w:font="Wingdings" w:char="F04A"/>
      </w:r>
    </w:p>
  </w:comment>
  <w:comment w:id="368" w:author="Renato Dourado Maia" w:date="2018-05-20T19:34:00Z" w:initials="RDM">
    <w:p w14:paraId="2F263C9F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Esse tipo de discussão precisa mencionar valores e ser mais elaborada. Mesmo que pareça óbvio, é bom textualizar melhor.</w:t>
      </w:r>
    </w:p>
  </w:comment>
  <w:comment w:id="369" w:author="Renato Dourado Maia" w:date="2018-05-20T19:34:00Z" w:initials="RDM">
    <w:p w14:paraId="68F06EF5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proofErr w:type="spellStart"/>
      <w:r>
        <w:t>Nâo</w:t>
      </w:r>
      <w:proofErr w:type="spellEnd"/>
      <w:r>
        <w:t xml:space="preserve"> dá pra fazer com mais </w:t>
      </w:r>
      <w:proofErr w:type="spellStart"/>
      <w:r>
        <w:t>bins</w:t>
      </w:r>
      <w:proofErr w:type="spellEnd"/>
      <w:r>
        <w:t>?</w:t>
      </w:r>
    </w:p>
  </w:comment>
  <w:comment w:id="370" w:author="Renato Dourado Maia" w:date="2018-05-20T19:34:00Z" w:initials="RDM">
    <w:p w14:paraId="6ADDACFB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Também merece melhor explicação... Certamente a banca comentará isso...</w:t>
      </w:r>
    </w:p>
  </w:comment>
  <w:comment w:id="372" w:author="Renato Dourado Maia" w:date="2018-05-20T19:34:00Z" w:initials="RDM">
    <w:p w14:paraId="5541FC50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Interessante mencionar valores/quantidades.</w:t>
      </w:r>
    </w:p>
  </w:comment>
  <w:comment w:id="375" w:author="Renato Dourado Maia" w:date="2018-05-20T19:34:00Z" w:initials="RDM">
    <w:p w14:paraId="5F796EE3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Deixa valer zero para banheiro?</w:t>
      </w:r>
    </w:p>
  </w:comment>
  <w:comment w:id="379" w:author="Renato Dourado Maia" w:date="2018-05-20T19:34:00Z" w:initials="RDM">
    <w:p w14:paraId="509FF4E6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As análises podem ser mais elaboradas...</w:t>
      </w:r>
    </w:p>
  </w:comment>
  <w:comment w:id="383" w:author="Renato Dourado Maia" w:date="2018-05-20T19:36:00Z" w:initials="RDM">
    <w:p w14:paraId="2382EDC1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Virgula separando sujeito de predicado... NÃO!</w:t>
      </w:r>
    </w:p>
  </w:comment>
  <w:comment w:id="400" w:author="Renato Dourado Maia" w:date="2018-05-20T19:40:00Z" w:initials="RDM">
    <w:p w14:paraId="70E7C28D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Numerar equações e referenciar pelo número.</w:t>
      </w:r>
    </w:p>
  </w:comment>
  <w:comment w:id="425" w:author="Renato Dourado Maia" w:date="2018-05-20T19:43:00Z" w:initials="RDM">
    <w:p w14:paraId="061F9955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Normalmente é a primeira coisa...</w:t>
      </w:r>
    </w:p>
  </w:comment>
  <w:comment w:id="427" w:author="Renato Dourado Maia" w:date="2018-05-20T19:44:00Z" w:initials="RDM">
    <w:p w14:paraId="0549F9F8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Adorei a figura... Explique melhor os significados das cores e dos raios das circunferências.</w:t>
      </w:r>
    </w:p>
    <w:p w14:paraId="02075964" w14:textId="77777777" w:rsidR="000B0865" w:rsidRDefault="000B0865">
      <w:pPr>
        <w:pStyle w:val="Textodecomentrio"/>
      </w:pPr>
    </w:p>
  </w:comment>
  <w:comment w:id="431" w:author="Renato Dourado Maia" w:date="2018-05-20T19:45:00Z" w:initials="RDM">
    <w:p w14:paraId="6EFD10F1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Será que dá para refazer, colocando duas colunas? Na última linha ficaria apenas uma...</w:t>
      </w:r>
    </w:p>
  </w:comment>
  <w:comment w:id="435" w:author="Renato Dourado Maia" w:date="2018-05-20T19:46:00Z" w:initials="RDM">
    <w:p w14:paraId="7D7FCF8E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E o seu arredondamento? Ele vale aqui, não é? O que você fez na imputação...</w:t>
      </w:r>
    </w:p>
  </w:comment>
  <w:comment w:id="437" w:author="Renato Dourado Maia" w:date="2018-05-20T19:47:00Z" w:initials="RDM">
    <w:p w14:paraId="2B4A81FC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Entre as quantidades e não entre os apartamentos, né! Reescreva!</w:t>
      </w:r>
    </w:p>
  </w:comment>
  <w:comment w:id="438" w:author="Renato Dourado Maia" w:date="2018-05-20T19:47:00Z" w:initials="RDM">
    <w:p w14:paraId="64695CB6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Maior apartamento? Melhor falar de maior área.</w:t>
      </w:r>
    </w:p>
  </w:comment>
  <w:comment w:id="441" w:author="Renato Dourado Maia" w:date="2018-05-20T19:48:00Z" w:initials="RDM">
    <w:p w14:paraId="3916ACDA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Não é a figura que dá o resultado!</w:t>
      </w:r>
    </w:p>
  </w:comment>
  <w:comment w:id="444" w:author="Renato Dourado Maia" w:date="2018-05-20T19:50:00Z" w:initials="RDM">
    <w:p w14:paraId="35F1EEE7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Barato, não acha?</w:t>
      </w:r>
    </w:p>
    <w:p w14:paraId="1D66E73E" w14:textId="77777777" w:rsidR="000B0865" w:rsidRDefault="000B0865">
      <w:pPr>
        <w:pStyle w:val="Textodecomentrio"/>
      </w:pPr>
    </w:p>
    <w:p w14:paraId="0FC1E867" w14:textId="77777777" w:rsidR="000B0865" w:rsidRDefault="000B0865">
      <w:pPr>
        <w:pStyle w:val="Textodecomentrio"/>
      </w:pPr>
      <w:r>
        <w:t>Comente!</w:t>
      </w:r>
    </w:p>
  </w:comment>
  <w:comment w:id="449" w:author="Renato Dourado Maia" w:date="2018-05-20T19:50:00Z" w:initials="RDM">
    <w:p w14:paraId="1CFD77B5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Pouco, né?</w:t>
      </w:r>
    </w:p>
    <w:p w14:paraId="42E62EC0" w14:textId="77777777" w:rsidR="000B0865" w:rsidRDefault="000B0865">
      <w:pPr>
        <w:pStyle w:val="Textodecomentrio"/>
      </w:pPr>
    </w:p>
    <w:p w14:paraId="139C46FB" w14:textId="77777777" w:rsidR="000B0865" w:rsidRDefault="000B0865">
      <w:pPr>
        <w:pStyle w:val="Textodecomentrio"/>
      </w:pPr>
      <w:r>
        <w:t>Comente!</w:t>
      </w:r>
    </w:p>
  </w:comment>
  <w:comment w:id="453" w:author="Renato Dourado Maia" w:date="2018-05-20T19:52:00Z" w:initials="RDM">
    <w:p w14:paraId="6D5BCCBE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Como explicar e redução de preço com o aumento da área? Isso fura a ideia de relação linear entre área e preço...</w:t>
      </w:r>
    </w:p>
    <w:p w14:paraId="75CA92C0" w14:textId="77777777" w:rsidR="000B0865" w:rsidRDefault="000B0865">
      <w:pPr>
        <w:pStyle w:val="Textodecomentrio"/>
      </w:pPr>
    </w:p>
    <w:p w14:paraId="776CC828" w14:textId="77777777" w:rsidR="000B0865" w:rsidRDefault="000B0865">
      <w:pPr>
        <w:pStyle w:val="Textodecomentrio"/>
      </w:pPr>
      <w:r>
        <w:t>COMENTE!</w:t>
      </w:r>
    </w:p>
  </w:comment>
  <w:comment w:id="457" w:author="Renato Dourado Maia" w:date="2018-05-20T19:52:00Z" w:initials="RDM">
    <w:p w14:paraId="2347A2D7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Diminuições?</w:t>
      </w:r>
    </w:p>
    <w:p w14:paraId="0E3ED2C6" w14:textId="77777777" w:rsidR="000B0865" w:rsidRDefault="000B0865">
      <w:pPr>
        <w:pStyle w:val="Textodecomentrio"/>
      </w:pPr>
    </w:p>
    <w:p w14:paraId="1B28A00B" w14:textId="77777777" w:rsidR="000B0865" w:rsidRDefault="000B0865">
      <w:pPr>
        <w:pStyle w:val="Textodecomentrio"/>
      </w:pPr>
      <w:r>
        <w:t>COMENTE!</w:t>
      </w:r>
    </w:p>
  </w:comment>
  <w:comment w:id="458" w:author="Renato Dourado Maia" w:date="2018-05-20T19:53:00Z" w:initials="RDM">
    <w:p w14:paraId="00907C9F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Uma coisa interessante para discutir: aumentar área pode ser quarto, área externa, sala... Faz diferença?</w:t>
      </w:r>
    </w:p>
  </w:comment>
  <w:comment w:id="459" w:author="Renato Dourado Maia" w:date="2018-05-20T19:53:00Z" w:initials="RDM">
    <w:p w14:paraId="4209A333" w14:textId="77777777" w:rsidR="000B0865" w:rsidRDefault="000B0865">
      <w:pPr>
        <w:pStyle w:val="Textodecomentrio"/>
      </w:pPr>
      <w:r>
        <w:rPr>
          <w:rStyle w:val="Refdecomentrio"/>
        </w:rPr>
        <w:annotationRef/>
      </w:r>
      <w:r>
        <w:t>Estranho demais, não acha?</w:t>
      </w:r>
    </w:p>
    <w:p w14:paraId="06C6A14A" w14:textId="77777777" w:rsidR="000B0865" w:rsidRDefault="000B0865">
      <w:pPr>
        <w:pStyle w:val="Textodecomentrio"/>
      </w:pPr>
    </w:p>
    <w:p w14:paraId="0D2656F2" w14:textId="77777777" w:rsidR="000B0865" w:rsidRDefault="000B0865">
      <w:pPr>
        <w:pStyle w:val="Textodecomentrio"/>
      </w:pPr>
      <w:r>
        <w:t>COMENTE!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AE76F4A" w15:done="0"/>
  <w15:commentEx w15:paraId="144A7ABB" w15:done="0"/>
  <w15:commentEx w15:paraId="08531A19" w15:done="0"/>
  <w15:commentEx w15:paraId="771CF377" w15:done="0"/>
  <w15:commentEx w15:paraId="2CB519E3" w15:done="0"/>
  <w15:commentEx w15:paraId="3AAEE478" w15:paraIdParent="2CB519E3" w15:done="0"/>
  <w15:commentEx w15:paraId="627FA29D" w15:paraIdParent="2CB519E3" w15:done="0"/>
  <w15:commentEx w15:paraId="558E44C4" w15:done="0"/>
  <w15:commentEx w15:paraId="4DF0E3FA" w15:done="0"/>
  <w15:commentEx w15:paraId="2D66C051" w15:done="0"/>
  <w15:commentEx w15:paraId="59ECBCBD" w15:done="0"/>
  <w15:commentEx w15:paraId="6A118C47" w15:done="0"/>
  <w15:commentEx w15:paraId="3E3F7608" w15:done="0"/>
  <w15:commentEx w15:paraId="239FDC83" w15:done="0"/>
  <w15:commentEx w15:paraId="46DB4BA1" w15:done="0"/>
  <w15:commentEx w15:paraId="65F1489C" w15:done="0"/>
  <w15:commentEx w15:paraId="747B82CD" w15:done="0"/>
  <w15:commentEx w15:paraId="4155F586" w15:done="0"/>
  <w15:commentEx w15:paraId="19B8E3AF" w15:done="0"/>
  <w15:commentEx w15:paraId="6503676B" w15:done="0"/>
  <w15:commentEx w15:paraId="4EA37293" w15:done="0"/>
  <w15:commentEx w15:paraId="6F6F5128" w15:done="0"/>
  <w15:commentEx w15:paraId="1C8970FB" w15:done="0"/>
  <w15:commentEx w15:paraId="5FC013FD" w15:done="0"/>
  <w15:commentEx w15:paraId="66CBC3B3" w15:done="0"/>
  <w15:commentEx w15:paraId="321F8E5C" w15:done="0"/>
  <w15:commentEx w15:paraId="7FA51B36" w15:done="0"/>
  <w15:commentEx w15:paraId="7C11E4DE" w15:done="0"/>
  <w15:commentEx w15:paraId="55861B66" w15:done="0"/>
  <w15:commentEx w15:paraId="14D5F08C" w15:done="0"/>
  <w15:commentEx w15:paraId="6E79F230" w15:done="0"/>
  <w15:commentEx w15:paraId="574D18A4" w15:done="0"/>
  <w15:commentEx w15:paraId="43B7397F" w15:done="0"/>
  <w15:commentEx w15:paraId="6725A8E2" w15:done="0"/>
  <w15:commentEx w15:paraId="0D118509" w15:done="0"/>
  <w15:commentEx w15:paraId="74295EF1" w15:done="0"/>
  <w15:commentEx w15:paraId="722C37FD" w15:done="0"/>
  <w15:commentEx w15:paraId="256CC93E" w15:done="0"/>
  <w15:commentEx w15:paraId="59710B64" w15:done="0"/>
  <w15:commentEx w15:paraId="60CEDA30" w15:done="0"/>
  <w15:commentEx w15:paraId="7A953BA0" w15:done="0"/>
  <w15:commentEx w15:paraId="4A1D614F" w15:done="0"/>
  <w15:commentEx w15:paraId="642AFB06" w15:done="0"/>
  <w15:commentEx w15:paraId="5FED0186" w15:done="0"/>
  <w15:commentEx w15:paraId="2260648C" w15:done="0"/>
  <w15:commentEx w15:paraId="66FE13CB" w15:done="0"/>
  <w15:commentEx w15:paraId="3C4A30C8" w15:done="0"/>
  <w15:commentEx w15:paraId="053E40ED" w15:done="0"/>
  <w15:commentEx w15:paraId="404D7686" w15:done="0"/>
  <w15:commentEx w15:paraId="76C8D5E2" w15:done="0"/>
  <w15:commentEx w15:paraId="11C22BD3" w15:done="0"/>
  <w15:commentEx w15:paraId="611806B5" w15:done="0"/>
  <w15:commentEx w15:paraId="71C62B69" w15:done="0"/>
  <w15:commentEx w15:paraId="5A7C5D4B" w15:done="0"/>
  <w15:commentEx w15:paraId="7013F3B7" w15:done="0"/>
  <w15:commentEx w15:paraId="48799BC8" w15:done="0"/>
  <w15:commentEx w15:paraId="7C5A1B7F" w15:done="0"/>
  <w15:commentEx w15:paraId="27DDE128" w15:done="0"/>
  <w15:commentEx w15:paraId="0613857D" w15:done="0"/>
  <w15:commentEx w15:paraId="35F4CA9A" w15:done="0"/>
  <w15:commentEx w15:paraId="0B0D46A6" w15:done="0"/>
  <w15:commentEx w15:paraId="175BF379" w15:done="0"/>
  <w15:commentEx w15:paraId="3D982008" w15:done="0"/>
  <w15:commentEx w15:paraId="101199CB" w15:done="0"/>
  <w15:commentEx w15:paraId="0E45ADC8" w15:done="0"/>
  <w15:commentEx w15:paraId="22288B81" w15:done="0"/>
  <w15:commentEx w15:paraId="087C9009" w15:done="0"/>
  <w15:commentEx w15:paraId="2DAE5747" w15:done="0"/>
  <w15:commentEx w15:paraId="14570681" w15:done="0"/>
  <w15:commentEx w15:paraId="69A12FD1" w15:done="0"/>
  <w15:commentEx w15:paraId="67B46487" w15:done="0"/>
  <w15:commentEx w15:paraId="0E8175B3" w15:done="0"/>
  <w15:commentEx w15:paraId="178D01A9" w15:done="0"/>
  <w15:commentEx w15:paraId="17857BA0" w15:done="0"/>
  <w15:commentEx w15:paraId="76E46AAF" w15:done="0"/>
  <w15:commentEx w15:paraId="33DDB94E" w15:done="0"/>
  <w15:commentEx w15:paraId="5C1AB762" w15:done="0"/>
  <w15:commentEx w15:paraId="07FA0079" w15:done="0"/>
  <w15:commentEx w15:paraId="1CF0DB94" w15:done="0"/>
  <w15:commentEx w15:paraId="5F248A64" w15:done="0"/>
  <w15:commentEx w15:paraId="17DDFF10" w15:done="0"/>
  <w15:commentEx w15:paraId="3A8ECF65" w15:done="0"/>
  <w15:commentEx w15:paraId="13B73394" w15:done="0"/>
  <w15:commentEx w15:paraId="76427F17" w15:done="0"/>
  <w15:commentEx w15:paraId="70129CC0" w15:done="0"/>
  <w15:commentEx w15:paraId="15145449" w15:done="0"/>
  <w15:commentEx w15:paraId="47F2229A" w15:done="0"/>
  <w15:commentEx w15:paraId="2F263C9F" w15:done="0"/>
  <w15:commentEx w15:paraId="68F06EF5" w15:done="0"/>
  <w15:commentEx w15:paraId="6ADDACFB" w15:done="0"/>
  <w15:commentEx w15:paraId="5541FC50" w15:done="0"/>
  <w15:commentEx w15:paraId="5F796EE3" w15:done="0"/>
  <w15:commentEx w15:paraId="509FF4E6" w15:done="0"/>
  <w15:commentEx w15:paraId="2382EDC1" w15:done="0"/>
  <w15:commentEx w15:paraId="70E7C28D" w15:done="0"/>
  <w15:commentEx w15:paraId="061F9955" w15:done="0"/>
  <w15:commentEx w15:paraId="02075964" w15:done="0"/>
  <w15:commentEx w15:paraId="6EFD10F1" w15:done="0"/>
  <w15:commentEx w15:paraId="7D7FCF8E" w15:done="0"/>
  <w15:commentEx w15:paraId="2B4A81FC" w15:done="0"/>
  <w15:commentEx w15:paraId="64695CB6" w15:done="0"/>
  <w15:commentEx w15:paraId="3916ACDA" w15:done="0"/>
  <w15:commentEx w15:paraId="0FC1E867" w15:done="0"/>
  <w15:commentEx w15:paraId="139C46FB" w15:done="0"/>
  <w15:commentEx w15:paraId="776CC828" w15:done="0"/>
  <w15:commentEx w15:paraId="1B28A00B" w15:done="0"/>
  <w15:commentEx w15:paraId="00907C9F" w15:done="0"/>
  <w15:commentEx w15:paraId="0D2656F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AE76F4A" w16cid:durableId="1EAC552B"/>
  <w16cid:commentId w16cid:paraId="144A7ABB" w16cid:durableId="1EAC552C"/>
  <w16cid:commentId w16cid:paraId="08531A19" w16cid:durableId="1EAC552D"/>
  <w16cid:commentId w16cid:paraId="771CF377" w16cid:durableId="1EAC552E"/>
  <w16cid:commentId w16cid:paraId="2CB519E3" w16cid:durableId="1EAC552F"/>
  <w16cid:commentId w16cid:paraId="3AAEE478" w16cid:durableId="1EAC5776"/>
  <w16cid:commentId w16cid:paraId="627FA29D" w16cid:durableId="1EAC577D"/>
  <w16cid:commentId w16cid:paraId="558E44C4" w16cid:durableId="1EAC5530"/>
  <w16cid:commentId w16cid:paraId="4DF0E3FA" w16cid:durableId="1EAC5531"/>
  <w16cid:commentId w16cid:paraId="2D66C051" w16cid:durableId="1EAC5532"/>
  <w16cid:commentId w16cid:paraId="59ECBCBD" w16cid:durableId="1EAC5533"/>
  <w16cid:commentId w16cid:paraId="6A118C47" w16cid:durableId="1EAC5534"/>
  <w16cid:commentId w16cid:paraId="3E3F7608" w16cid:durableId="1EAC5535"/>
  <w16cid:commentId w16cid:paraId="239FDC83" w16cid:durableId="1EAC5536"/>
  <w16cid:commentId w16cid:paraId="46DB4BA1" w16cid:durableId="1EAC5537"/>
  <w16cid:commentId w16cid:paraId="65F1489C" w16cid:durableId="1EAC5538"/>
  <w16cid:commentId w16cid:paraId="747B82CD" w16cid:durableId="1EAC5539"/>
  <w16cid:commentId w16cid:paraId="4155F586" w16cid:durableId="1EAC553A"/>
  <w16cid:commentId w16cid:paraId="19B8E3AF" w16cid:durableId="1EAC553B"/>
  <w16cid:commentId w16cid:paraId="6503676B" w16cid:durableId="1EAC553C"/>
  <w16cid:commentId w16cid:paraId="4EA37293" w16cid:durableId="1EAC553D"/>
  <w16cid:commentId w16cid:paraId="6F6F5128" w16cid:durableId="1EAC553E"/>
  <w16cid:commentId w16cid:paraId="1C8970FB" w16cid:durableId="1EAC553F"/>
  <w16cid:commentId w16cid:paraId="5FC013FD" w16cid:durableId="1EAC5540"/>
  <w16cid:commentId w16cid:paraId="66CBC3B3" w16cid:durableId="1EAC5541"/>
  <w16cid:commentId w16cid:paraId="321F8E5C" w16cid:durableId="1EAC5542"/>
  <w16cid:commentId w16cid:paraId="7FA51B36" w16cid:durableId="1EAC5543"/>
  <w16cid:commentId w16cid:paraId="7C11E4DE" w16cid:durableId="1EAC5544"/>
  <w16cid:commentId w16cid:paraId="55861B66" w16cid:durableId="1EAC5545"/>
  <w16cid:commentId w16cid:paraId="14D5F08C" w16cid:durableId="1EAC5546"/>
  <w16cid:commentId w16cid:paraId="6E79F230" w16cid:durableId="1EAC5547"/>
  <w16cid:commentId w16cid:paraId="574D18A4" w16cid:durableId="1EAC5548"/>
  <w16cid:commentId w16cid:paraId="6725A8E2" w16cid:durableId="1EAC5549"/>
  <w16cid:commentId w16cid:paraId="0D118509" w16cid:durableId="1EAC554A"/>
  <w16cid:commentId w16cid:paraId="74295EF1" w16cid:durableId="1EAC554B"/>
  <w16cid:commentId w16cid:paraId="722C37FD" w16cid:durableId="1EAC554C"/>
  <w16cid:commentId w16cid:paraId="256CC93E" w16cid:durableId="1EAC554D"/>
  <w16cid:commentId w16cid:paraId="59710B64" w16cid:durableId="1EAC554E"/>
  <w16cid:commentId w16cid:paraId="60CEDA30" w16cid:durableId="1EAC554F"/>
  <w16cid:commentId w16cid:paraId="7A953BA0" w16cid:durableId="1EAC5550"/>
  <w16cid:commentId w16cid:paraId="4A1D614F" w16cid:durableId="1EAC5551"/>
  <w16cid:commentId w16cid:paraId="642AFB06" w16cid:durableId="1EAC5552"/>
  <w16cid:commentId w16cid:paraId="5FED0186" w16cid:durableId="1EAC5553"/>
  <w16cid:commentId w16cid:paraId="2260648C" w16cid:durableId="1EAC5554"/>
  <w16cid:commentId w16cid:paraId="66FE13CB" w16cid:durableId="1EAC5555"/>
  <w16cid:commentId w16cid:paraId="3C4A30C8" w16cid:durableId="1EAC5556"/>
  <w16cid:commentId w16cid:paraId="053E40ED" w16cid:durableId="1EAC5557"/>
  <w16cid:commentId w16cid:paraId="404D7686" w16cid:durableId="1EAC5558"/>
  <w16cid:commentId w16cid:paraId="76C8D5E2" w16cid:durableId="1EAC5559"/>
  <w16cid:commentId w16cid:paraId="11C22BD3" w16cid:durableId="1EAC555A"/>
  <w16cid:commentId w16cid:paraId="611806B5" w16cid:durableId="1EAC555B"/>
  <w16cid:commentId w16cid:paraId="71C62B69" w16cid:durableId="1EAC555C"/>
  <w16cid:commentId w16cid:paraId="5A7C5D4B" w16cid:durableId="1EAC555D"/>
  <w16cid:commentId w16cid:paraId="7013F3B7" w16cid:durableId="1EAC555E"/>
  <w16cid:commentId w16cid:paraId="48799BC8" w16cid:durableId="1EAC555F"/>
  <w16cid:commentId w16cid:paraId="7C5A1B7F" w16cid:durableId="1EAC5560"/>
  <w16cid:commentId w16cid:paraId="27DDE128" w16cid:durableId="1EAC5561"/>
  <w16cid:commentId w16cid:paraId="0613857D" w16cid:durableId="1EAC5562"/>
  <w16cid:commentId w16cid:paraId="35F4CA9A" w16cid:durableId="1EAC5563"/>
  <w16cid:commentId w16cid:paraId="0B0D46A6" w16cid:durableId="1EAC5564"/>
  <w16cid:commentId w16cid:paraId="175BF379" w16cid:durableId="1EAC5565"/>
  <w16cid:commentId w16cid:paraId="3D982008" w16cid:durableId="1EAC5566"/>
  <w16cid:commentId w16cid:paraId="101199CB" w16cid:durableId="1EAC5567"/>
  <w16cid:commentId w16cid:paraId="0E45ADC8" w16cid:durableId="1EAC5568"/>
  <w16cid:commentId w16cid:paraId="22288B81" w16cid:durableId="1EAC5569"/>
  <w16cid:commentId w16cid:paraId="087C9009" w16cid:durableId="1EAC556A"/>
  <w16cid:commentId w16cid:paraId="2DAE5747" w16cid:durableId="1EAC556B"/>
  <w16cid:commentId w16cid:paraId="14570681" w16cid:durableId="1EAC556C"/>
  <w16cid:commentId w16cid:paraId="69A12FD1" w16cid:durableId="1EAC556D"/>
  <w16cid:commentId w16cid:paraId="67B46487" w16cid:durableId="1EAC556E"/>
  <w16cid:commentId w16cid:paraId="0E8175B3" w16cid:durableId="1EAC556F"/>
  <w16cid:commentId w16cid:paraId="178D01A9" w16cid:durableId="1EAC5570"/>
  <w16cid:commentId w16cid:paraId="17857BA0" w16cid:durableId="1EAC5571"/>
  <w16cid:commentId w16cid:paraId="76E46AAF" w16cid:durableId="1EAC5572"/>
  <w16cid:commentId w16cid:paraId="33DDB94E" w16cid:durableId="1EAC5573"/>
  <w16cid:commentId w16cid:paraId="5C1AB762" w16cid:durableId="1EAC5574"/>
  <w16cid:commentId w16cid:paraId="07FA0079" w16cid:durableId="1EAC5575"/>
  <w16cid:commentId w16cid:paraId="1CF0DB94" w16cid:durableId="1EAC5576"/>
  <w16cid:commentId w16cid:paraId="5F248A64" w16cid:durableId="1EAC5577"/>
  <w16cid:commentId w16cid:paraId="17DDFF10" w16cid:durableId="1EAC5578"/>
  <w16cid:commentId w16cid:paraId="3A8ECF65" w16cid:durableId="1EAC5579"/>
  <w16cid:commentId w16cid:paraId="13B73394" w16cid:durableId="1EAC557A"/>
  <w16cid:commentId w16cid:paraId="76427F17" w16cid:durableId="1EAC557B"/>
  <w16cid:commentId w16cid:paraId="70129CC0" w16cid:durableId="1EAC557C"/>
  <w16cid:commentId w16cid:paraId="15145449" w16cid:durableId="1EAC557D"/>
  <w16cid:commentId w16cid:paraId="47F2229A" w16cid:durableId="1EAC557E"/>
  <w16cid:commentId w16cid:paraId="2F263C9F" w16cid:durableId="1EAC557F"/>
  <w16cid:commentId w16cid:paraId="68F06EF5" w16cid:durableId="1EAC5580"/>
  <w16cid:commentId w16cid:paraId="6ADDACFB" w16cid:durableId="1EAC5581"/>
  <w16cid:commentId w16cid:paraId="5541FC50" w16cid:durableId="1EAC5582"/>
  <w16cid:commentId w16cid:paraId="5F796EE3" w16cid:durableId="1EAC5583"/>
  <w16cid:commentId w16cid:paraId="509FF4E6" w16cid:durableId="1EAC5584"/>
  <w16cid:commentId w16cid:paraId="2382EDC1" w16cid:durableId="1EAC5585"/>
  <w16cid:commentId w16cid:paraId="70E7C28D" w16cid:durableId="1EAC5586"/>
  <w16cid:commentId w16cid:paraId="061F9955" w16cid:durableId="1EAC5587"/>
  <w16cid:commentId w16cid:paraId="02075964" w16cid:durableId="1EAC5588"/>
  <w16cid:commentId w16cid:paraId="6EFD10F1" w16cid:durableId="1EAC5589"/>
  <w16cid:commentId w16cid:paraId="7D7FCF8E" w16cid:durableId="1EAC558A"/>
  <w16cid:commentId w16cid:paraId="2B4A81FC" w16cid:durableId="1EAC558B"/>
  <w16cid:commentId w16cid:paraId="64695CB6" w16cid:durableId="1EAC558C"/>
  <w16cid:commentId w16cid:paraId="3916ACDA" w16cid:durableId="1EAC558D"/>
  <w16cid:commentId w16cid:paraId="0FC1E867" w16cid:durableId="1EAC558E"/>
  <w16cid:commentId w16cid:paraId="139C46FB" w16cid:durableId="1EAC558F"/>
  <w16cid:commentId w16cid:paraId="776CC828" w16cid:durableId="1EAC5590"/>
  <w16cid:commentId w16cid:paraId="1B28A00B" w16cid:durableId="1EAC5591"/>
  <w16cid:commentId w16cid:paraId="00907C9F" w16cid:durableId="1EAC5592"/>
  <w16cid:commentId w16cid:paraId="0D2656F2" w16cid:durableId="1EAC559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233B0E" w14:textId="77777777" w:rsidR="00B02A29" w:rsidRDefault="00B02A29">
      <w:pPr>
        <w:spacing w:line="240" w:lineRule="auto"/>
      </w:pPr>
      <w:r>
        <w:separator/>
      </w:r>
    </w:p>
  </w:endnote>
  <w:endnote w:type="continuationSeparator" w:id="0">
    <w:p w14:paraId="347578CB" w14:textId="77777777" w:rsidR="00B02A29" w:rsidRDefault="00B02A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32E6F" w14:textId="77777777" w:rsidR="000B0865" w:rsidRDefault="000B086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DD3A2" w14:textId="77777777" w:rsidR="00B02A29" w:rsidRDefault="00B02A29">
      <w:pPr>
        <w:spacing w:line="240" w:lineRule="auto"/>
      </w:pPr>
      <w:r>
        <w:separator/>
      </w:r>
    </w:p>
  </w:footnote>
  <w:footnote w:type="continuationSeparator" w:id="0">
    <w:p w14:paraId="1960EC8C" w14:textId="77777777" w:rsidR="00B02A29" w:rsidRDefault="00B02A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6B34DA" w14:textId="77777777" w:rsidR="000B0865" w:rsidRDefault="000B0865"/>
  <w:p w14:paraId="12D749A4" w14:textId="77777777" w:rsidR="000B0865" w:rsidRDefault="000B0865"/>
  <w:p w14:paraId="6830E620" w14:textId="77777777" w:rsidR="000B0865" w:rsidRDefault="000B0865"/>
  <w:p w14:paraId="36F959C1" w14:textId="77777777" w:rsidR="000B0865" w:rsidRDefault="000B0865">
    <w:pPr>
      <w:jc w:val="right"/>
    </w:pPr>
    <w:r>
      <w:fldChar w:fldCharType="begin"/>
    </w:r>
    <w:r>
      <w:instrText>PAGE</w:instrText>
    </w:r>
    <w:r>
      <w:fldChar w:fldCharType="separate"/>
    </w:r>
    <w:r w:rsidR="007D74CF">
      <w:rPr>
        <w:noProof/>
      </w:rPr>
      <w:t>66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A1968" w14:textId="77777777" w:rsidR="000B0865" w:rsidRDefault="000B086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01572"/>
    <w:multiLevelType w:val="multilevel"/>
    <w:tmpl w:val="F03A8F6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81F3A1A"/>
    <w:multiLevelType w:val="multilevel"/>
    <w:tmpl w:val="8D22D14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BD109C9"/>
    <w:multiLevelType w:val="multilevel"/>
    <w:tmpl w:val="4202C12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2963658"/>
    <w:multiLevelType w:val="multilevel"/>
    <w:tmpl w:val="2E0C07B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5162DD8"/>
    <w:multiLevelType w:val="multilevel"/>
    <w:tmpl w:val="C212AF9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1E4F7F4E"/>
    <w:multiLevelType w:val="multilevel"/>
    <w:tmpl w:val="3BF468F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157315D"/>
    <w:multiLevelType w:val="multilevel"/>
    <w:tmpl w:val="1050435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1CB219D"/>
    <w:multiLevelType w:val="multilevel"/>
    <w:tmpl w:val="88A2518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245224DB"/>
    <w:multiLevelType w:val="multilevel"/>
    <w:tmpl w:val="1C9CFAE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B993EF4"/>
    <w:multiLevelType w:val="multilevel"/>
    <w:tmpl w:val="BAF8529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DA67ECD"/>
    <w:multiLevelType w:val="multilevel"/>
    <w:tmpl w:val="BDD4003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2F870280"/>
    <w:multiLevelType w:val="multilevel"/>
    <w:tmpl w:val="4ED25AC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)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)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3D3E3128"/>
    <w:multiLevelType w:val="multilevel"/>
    <w:tmpl w:val="FBDCC2B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F5853A0"/>
    <w:multiLevelType w:val="multilevel"/>
    <w:tmpl w:val="D90063D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48691763"/>
    <w:multiLevelType w:val="multilevel"/>
    <w:tmpl w:val="ACF2506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502447BE"/>
    <w:multiLevelType w:val="multilevel"/>
    <w:tmpl w:val="F9C6B8E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52623E7E"/>
    <w:multiLevelType w:val="multilevel"/>
    <w:tmpl w:val="4A58992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BC60DB0"/>
    <w:multiLevelType w:val="multilevel"/>
    <w:tmpl w:val="A8F093D2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7FA00267"/>
    <w:multiLevelType w:val="multilevel"/>
    <w:tmpl w:val="96E456B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4"/>
  </w:num>
  <w:num w:numId="2">
    <w:abstractNumId w:val="6"/>
  </w:num>
  <w:num w:numId="3">
    <w:abstractNumId w:val="3"/>
  </w:num>
  <w:num w:numId="4">
    <w:abstractNumId w:val="5"/>
  </w:num>
  <w:num w:numId="5">
    <w:abstractNumId w:val="12"/>
  </w:num>
  <w:num w:numId="6">
    <w:abstractNumId w:val="1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15"/>
  </w:num>
  <w:num w:numId="12">
    <w:abstractNumId w:val="2"/>
  </w:num>
  <w:num w:numId="13">
    <w:abstractNumId w:val="0"/>
  </w:num>
  <w:num w:numId="14">
    <w:abstractNumId w:val="13"/>
  </w:num>
  <w:num w:numId="15">
    <w:abstractNumId w:val="16"/>
  </w:num>
  <w:num w:numId="16">
    <w:abstractNumId w:val="18"/>
  </w:num>
  <w:num w:numId="17">
    <w:abstractNumId w:val="7"/>
  </w:num>
  <w:num w:numId="18">
    <w:abstractNumId w:val="17"/>
  </w:num>
  <w:num w:numId="19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even">
    <w15:presenceInfo w15:providerId="None" w15:userId="Seve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26083"/>
    <w:rsid w:val="00003925"/>
    <w:rsid w:val="00057CEF"/>
    <w:rsid w:val="000B0865"/>
    <w:rsid w:val="00123436"/>
    <w:rsid w:val="001715AA"/>
    <w:rsid w:val="001E072C"/>
    <w:rsid w:val="00236673"/>
    <w:rsid w:val="00367033"/>
    <w:rsid w:val="00393905"/>
    <w:rsid w:val="004F7B4F"/>
    <w:rsid w:val="0053450B"/>
    <w:rsid w:val="005A3D5C"/>
    <w:rsid w:val="005C74C5"/>
    <w:rsid w:val="007B4B73"/>
    <w:rsid w:val="007D74CF"/>
    <w:rsid w:val="00840362"/>
    <w:rsid w:val="00882945"/>
    <w:rsid w:val="00895363"/>
    <w:rsid w:val="008F2BA2"/>
    <w:rsid w:val="00951BEB"/>
    <w:rsid w:val="00993B1A"/>
    <w:rsid w:val="009D29D0"/>
    <w:rsid w:val="00A63EEB"/>
    <w:rsid w:val="00A74165"/>
    <w:rsid w:val="00A9757B"/>
    <w:rsid w:val="00B02A29"/>
    <w:rsid w:val="00C41A16"/>
    <w:rsid w:val="00C74666"/>
    <w:rsid w:val="00CA3700"/>
    <w:rsid w:val="00CA7E52"/>
    <w:rsid w:val="00CC7D12"/>
    <w:rsid w:val="00E26083"/>
    <w:rsid w:val="00E40A4B"/>
    <w:rsid w:val="00E503B1"/>
    <w:rsid w:val="00EA628C"/>
    <w:rsid w:val="00F03DAD"/>
    <w:rsid w:val="00F46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BEA87"/>
  <w15:docId w15:val="{009E5B9A-CA11-4F7B-ACFC-F5D881618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8F2B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F2BA2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F46FC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46FC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46FC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46FC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46FC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comments" Target="comment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microsoft.com/office/2016/09/relationships/commentsIds" Target="commentsId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B919B203-2AD2-426A-B417-268F6B41A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1792</TotalTime>
  <Pages>1</Pages>
  <Words>14682</Words>
  <Characters>79287</Characters>
  <Application>Microsoft Office Word</Application>
  <DocSecurity>0</DocSecurity>
  <Lines>660</Lines>
  <Paragraphs>187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Beholder</dc:creator>
  <cp:lastModifiedBy>Seven</cp:lastModifiedBy>
  <cp:revision>20</cp:revision>
  <dcterms:created xsi:type="dcterms:W3CDTF">2018-05-19T23:06:00Z</dcterms:created>
  <dcterms:modified xsi:type="dcterms:W3CDTF">2018-05-21T05:17:00Z</dcterms:modified>
</cp:coreProperties>
</file>